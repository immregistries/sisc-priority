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8E0D84" w14:textId="5CE48EA3" w:rsidR="00531FF3" w:rsidRDefault="00945ECB" w:rsidP="00C82626">
      <w:pPr>
        <w:pStyle w:val="BodyText"/>
        <w:spacing w:before="240"/>
        <w:ind w:left="5400" w:right="-540"/>
        <w:rPr>
          <w:color w:val="1C3B50"/>
          <w:sz w:val="56"/>
          <w:szCs w:val="56"/>
        </w:rPr>
      </w:pPr>
      <w:bookmarkStart w:id="0" w:name="_Toc11062559"/>
      <w:bookmarkStart w:id="1" w:name="_Toc20419156"/>
      <w:r>
        <w:rPr>
          <w:noProof/>
        </w:rPr>
        <w:drawing>
          <wp:anchor distT="0" distB="0" distL="0" distR="0" simplePos="0" relativeHeight="251659264" behindDoc="1" locked="0" layoutInCell="1" allowOverlap="1" wp14:anchorId="5673FDB9" wp14:editId="3CAD4105">
            <wp:simplePos x="0" y="0"/>
            <wp:positionH relativeFrom="margin">
              <wp:posOffset>-666115</wp:posOffset>
            </wp:positionH>
            <wp:positionV relativeFrom="page">
              <wp:posOffset>215265</wp:posOffset>
            </wp:positionV>
            <wp:extent cx="7321296" cy="9607296"/>
            <wp:effectExtent l="0" t="0" r="0" b="0"/>
            <wp:wrapNone/>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7321296" cy="9607296"/>
                    </a:xfrm>
                    <a:prstGeom prst="rect">
                      <a:avLst/>
                    </a:prstGeom>
                  </pic:spPr>
                </pic:pic>
              </a:graphicData>
            </a:graphic>
          </wp:anchor>
        </w:drawing>
      </w:r>
      <w:r w:rsidR="002B67AF">
        <w:rPr>
          <w:color w:val="1C3B50"/>
          <w:sz w:val="56"/>
          <w:szCs w:val="56"/>
        </w:rPr>
        <w:t xml:space="preserve">   </w:t>
      </w:r>
    </w:p>
    <w:p w14:paraId="483BC6E6" w14:textId="77777777" w:rsidR="00531FF3" w:rsidRDefault="00531FF3" w:rsidP="00C82626">
      <w:pPr>
        <w:pStyle w:val="BodyText"/>
        <w:spacing w:before="240"/>
        <w:ind w:left="5400" w:right="-540"/>
        <w:rPr>
          <w:color w:val="1C3B50"/>
          <w:sz w:val="56"/>
          <w:szCs w:val="56"/>
        </w:rPr>
      </w:pPr>
    </w:p>
    <w:p w14:paraId="13D93295" w14:textId="77777777" w:rsidR="00531FF3" w:rsidRDefault="00531FF3" w:rsidP="00C82626">
      <w:pPr>
        <w:pStyle w:val="BodyText"/>
        <w:spacing w:before="240"/>
        <w:ind w:left="5400" w:right="-540"/>
        <w:rPr>
          <w:color w:val="1C3B50"/>
          <w:sz w:val="56"/>
          <w:szCs w:val="56"/>
        </w:rPr>
      </w:pPr>
    </w:p>
    <w:p w14:paraId="676DF813" w14:textId="77777777" w:rsidR="00531FF3" w:rsidRDefault="00531FF3" w:rsidP="00C82626">
      <w:pPr>
        <w:pStyle w:val="BodyText"/>
        <w:spacing w:before="240"/>
        <w:ind w:left="5400" w:right="-540"/>
        <w:rPr>
          <w:color w:val="1C3B50"/>
          <w:sz w:val="56"/>
          <w:szCs w:val="56"/>
        </w:rPr>
      </w:pPr>
    </w:p>
    <w:p w14:paraId="7E173C0A" w14:textId="77777777" w:rsidR="00531FF3" w:rsidRDefault="00531FF3" w:rsidP="00C82626">
      <w:pPr>
        <w:pStyle w:val="BodyText"/>
        <w:spacing w:before="240"/>
        <w:ind w:left="5310" w:right="-540"/>
        <w:rPr>
          <w:color w:val="1C3B50"/>
          <w:sz w:val="56"/>
          <w:szCs w:val="56"/>
        </w:rPr>
      </w:pPr>
    </w:p>
    <w:p w14:paraId="6C19BA47" w14:textId="421BCBE2" w:rsidR="00531FF3" w:rsidRDefault="00FA2E30" w:rsidP="00C82626">
      <w:pPr>
        <w:pStyle w:val="BodyText"/>
        <w:spacing w:after="0"/>
        <w:ind w:left="5310" w:right="-540"/>
        <w:rPr>
          <w:color w:val="1C3B50"/>
          <w:sz w:val="56"/>
          <w:szCs w:val="56"/>
        </w:rPr>
      </w:pPr>
      <w:r>
        <w:rPr>
          <w:color w:val="1C3B50"/>
          <w:sz w:val="56"/>
          <w:szCs w:val="56"/>
        </w:rPr>
        <w:t xml:space="preserve">Reporting </w:t>
      </w:r>
      <w:r w:rsidR="007856EC">
        <w:rPr>
          <w:color w:val="1C3B50"/>
          <w:sz w:val="56"/>
          <w:szCs w:val="56"/>
        </w:rPr>
        <w:t>Mass Vaccination Event Population Group</w:t>
      </w:r>
      <w:r>
        <w:rPr>
          <w:color w:val="1C3B50"/>
          <w:sz w:val="56"/>
          <w:szCs w:val="56"/>
        </w:rPr>
        <w:t>s</w:t>
      </w:r>
      <w:r w:rsidR="007856EC">
        <w:rPr>
          <w:color w:val="1C3B50"/>
          <w:sz w:val="56"/>
          <w:szCs w:val="56"/>
        </w:rPr>
        <w:t xml:space="preserve"> and Tier</w:t>
      </w:r>
      <w:r>
        <w:rPr>
          <w:color w:val="1C3B50"/>
          <w:sz w:val="56"/>
          <w:szCs w:val="56"/>
        </w:rPr>
        <w:t>s</w:t>
      </w:r>
      <w:r w:rsidR="007856EC">
        <w:rPr>
          <w:color w:val="1C3B50"/>
          <w:sz w:val="56"/>
          <w:szCs w:val="56"/>
        </w:rPr>
        <w:t xml:space="preserve"> </w:t>
      </w:r>
    </w:p>
    <w:p w14:paraId="320C1B8C" w14:textId="3172620E" w:rsidR="00531FF3" w:rsidRDefault="00531FF3" w:rsidP="00C82626">
      <w:pPr>
        <w:pStyle w:val="BodyText"/>
        <w:tabs>
          <w:tab w:val="left" w:pos="6252"/>
        </w:tabs>
        <w:ind w:left="5310" w:right="-540"/>
        <w:rPr>
          <w:color w:val="1C3B50"/>
        </w:rPr>
      </w:pPr>
      <w:r>
        <w:rPr>
          <w:color w:val="1C3B50"/>
        </w:rPr>
        <w:tab/>
      </w:r>
    </w:p>
    <w:p w14:paraId="4AF97940" w14:textId="77777777" w:rsidR="00FA2E30" w:rsidRDefault="00FA2E30" w:rsidP="00FA2E30">
      <w:pPr>
        <w:pStyle w:val="BodyText"/>
        <w:ind w:left="5220" w:right="-540"/>
        <w:rPr>
          <w:color w:val="1C3B50"/>
          <w:sz w:val="32"/>
          <w:szCs w:val="32"/>
        </w:rPr>
      </w:pPr>
    </w:p>
    <w:p w14:paraId="7C16861B" w14:textId="6334EC8C" w:rsidR="00FB63FA" w:rsidRDefault="001E0C8B" w:rsidP="00FA2E30">
      <w:pPr>
        <w:pStyle w:val="BodyText"/>
        <w:ind w:left="5220" w:right="-540"/>
        <w:rPr>
          <w:color w:val="78A751"/>
          <w:sz w:val="28"/>
        </w:rPr>
      </w:pPr>
      <w:r>
        <w:rPr>
          <w:color w:val="1C3B50"/>
          <w:sz w:val="32"/>
          <w:szCs w:val="32"/>
        </w:rPr>
        <w:t xml:space="preserve">Vocabulary and HL7 Guidance </w:t>
      </w:r>
      <w:r w:rsidR="00FA2E30">
        <w:rPr>
          <w:color w:val="1C3B50"/>
          <w:sz w:val="32"/>
          <w:szCs w:val="32"/>
        </w:rPr>
        <w:t>for</w:t>
      </w:r>
      <w:r>
        <w:rPr>
          <w:color w:val="1C3B50"/>
          <w:sz w:val="32"/>
          <w:szCs w:val="32"/>
        </w:rPr>
        <w:t xml:space="preserve"> Mass Vaccination Event</w:t>
      </w:r>
      <w:r w:rsidR="00FA2E30">
        <w:rPr>
          <w:color w:val="1C3B50"/>
          <w:sz w:val="32"/>
          <w:szCs w:val="32"/>
        </w:rPr>
        <w:t xml:space="preserve"> Data</w:t>
      </w:r>
      <w:r>
        <w:rPr>
          <w:color w:val="1C3B50"/>
          <w:sz w:val="32"/>
          <w:szCs w:val="32"/>
        </w:rPr>
        <w:t xml:space="preserve"> Capture</w:t>
      </w:r>
    </w:p>
    <w:p w14:paraId="484AC806" w14:textId="2A339E12" w:rsidR="00956B12" w:rsidRPr="00B92211" w:rsidRDefault="00AA5019" w:rsidP="00C82626">
      <w:pPr>
        <w:ind w:left="5310" w:right="-540"/>
      </w:pPr>
      <w:r>
        <w:rPr>
          <w:color w:val="78A751"/>
          <w:sz w:val="28"/>
        </w:rPr>
        <w:t>June</w:t>
      </w:r>
      <w:r w:rsidR="00585F27">
        <w:rPr>
          <w:color w:val="78A751"/>
          <w:sz w:val="28"/>
        </w:rPr>
        <w:t xml:space="preserve"> </w:t>
      </w:r>
      <w:r w:rsidR="00FA2E30">
        <w:rPr>
          <w:color w:val="78A751"/>
          <w:sz w:val="28"/>
        </w:rPr>
        <w:t>10</w:t>
      </w:r>
      <w:r w:rsidR="00956B12">
        <w:rPr>
          <w:color w:val="78A751"/>
          <w:sz w:val="28"/>
        </w:rPr>
        <w:t>, 2020</w:t>
      </w:r>
    </w:p>
    <w:p w14:paraId="7CF682C4" w14:textId="00639619" w:rsidR="00AA5019" w:rsidRDefault="00D02881" w:rsidP="00C82626">
      <w:pPr>
        <w:pStyle w:val="TOC1"/>
        <w:rPr>
          <w:noProof/>
        </w:rPr>
      </w:pPr>
      <w:r>
        <w:rPr>
          <w:b/>
          <w:bCs/>
        </w:rPr>
        <w:fldChar w:fldCharType="begin"/>
      </w:r>
      <w:r>
        <w:rPr>
          <w:b/>
          <w:bCs/>
        </w:rPr>
        <w:instrText xml:space="preserve"> TOC  \* MERGEFORMAT </w:instrText>
      </w:r>
      <w:r>
        <w:rPr>
          <w:b/>
          <w:bCs/>
        </w:rPr>
        <w:fldChar w:fldCharType="separate"/>
      </w:r>
    </w:p>
    <w:p w14:paraId="1803997C" w14:textId="7889A7A7" w:rsidR="00AA5019" w:rsidRDefault="00AA5019">
      <w:pPr>
        <w:pStyle w:val="TOC1"/>
        <w:rPr>
          <w:noProof/>
          <w:sz w:val="22"/>
          <w:szCs w:val="22"/>
        </w:rPr>
      </w:pPr>
      <w:r w:rsidRPr="00EC285F">
        <w:rPr>
          <w:b/>
          <w:bCs/>
          <w:noProof/>
        </w:rPr>
        <w:lastRenderedPageBreak/>
        <w:t>Background</w:t>
      </w:r>
      <w:r>
        <w:rPr>
          <w:noProof/>
        </w:rPr>
        <w:tab/>
      </w:r>
      <w:r>
        <w:rPr>
          <w:noProof/>
        </w:rPr>
        <w:fldChar w:fldCharType="begin"/>
      </w:r>
      <w:r>
        <w:rPr>
          <w:noProof/>
        </w:rPr>
        <w:instrText xml:space="preserve"> PAGEREF _Toc40966688 \h </w:instrText>
      </w:r>
      <w:r>
        <w:rPr>
          <w:noProof/>
        </w:rPr>
      </w:r>
      <w:r>
        <w:rPr>
          <w:noProof/>
        </w:rPr>
        <w:fldChar w:fldCharType="separate"/>
      </w:r>
      <w:r>
        <w:rPr>
          <w:noProof/>
        </w:rPr>
        <w:t>2</w:t>
      </w:r>
      <w:r>
        <w:rPr>
          <w:noProof/>
        </w:rPr>
        <w:fldChar w:fldCharType="end"/>
      </w:r>
    </w:p>
    <w:p w14:paraId="5D23DC53" w14:textId="3BA2ECAF" w:rsidR="00AA5019" w:rsidRDefault="00AA5019">
      <w:pPr>
        <w:pStyle w:val="TOC1"/>
        <w:rPr>
          <w:noProof/>
          <w:sz w:val="22"/>
          <w:szCs w:val="22"/>
        </w:rPr>
      </w:pPr>
      <w:r w:rsidRPr="00EC285F">
        <w:rPr>
          <w:b/>
          <w:bCs/>
          <w:noProof/>
        </w:rPr>
        <w:t>Scope of Guidance</w:t>
      </w:r>
      <w:r>
        <w:rPr>
          <w:noProof/>
        </w:rPr>
        <w:tab/>
      </w:r>
      <w:r>
        <w:rPr>
          <w:noProof/>
        </w:rPr>
        <w:fldChar w:fldCharType="begin"/>
      </w:r>
      <w:r>
        <w:rPr>
          <w:noProof/>
        </w:rPr>
        <w:instrText xml:space="preserve"> PAGEREF _Toc40966689 \h </w:instrText>
      </w:r>
      <w:r>
        <w:rPr>
          <w:noProof/>
        </w:rPr>
      </w:r>
      <w:r>
        <w:rPr>
          <w:noProof/>
        </w:rPr>
        <w:fldChar w:fldCharType="separate"/>
      </w:r>
      <w:r>
        <w:rPr>
          <w:noProof/>
        </w:rPr>
        <w:t>2</w:t>
      </w:r>
      <w:r>
        <w:rPr>
          <w:noProof/>
        </w:rPr>
        <w:fldChar w:fldCharType="end"/>
      </w:r>
    </w:p>
    <w:p w14:paraId="43C8316C" w14:textId="426418F1" w:rsidR="00AA5019" w:rsidRDefault="00AA5019">
      <w:pPr>
        <w:pStyle w:val="TOC2"/>
        <w:tabs>
          <w:tab w:val="right" w:leader="dot" w:pos="9350"/>
        </w:tabs>
        <w:rPr>
          <w:noProof/>
          <w:sz w:val="22"/>
          <w:szCs w:val="22"/>
        </w:rPr>
      </w:pPr>
      <w:r w:rsidRPr="00EC285F">
        <w:rPr>
          <w:noProof/>
        </w:rPr>
        <w:t>In Scope</w:t>
      </w:r>
      <w:r>
        <w:rPr>
          <w:noProof/>
        </w:rPr>
        <w:tab/>
      </w:r>
      <w:r>
        <w:rPr>
          <w:noProof/>
        </w:rPr>
        <w:fldChar w:fldCharType="begin"/>
      </w:r>
      <w:r>
        <w:rPr>
          <w:noProof/>
        </w:rPr>
        <w:instrText xml:space="preserve"> PAGEREF _Toc40966690 \h </w:instrText>
      </w:r>
      <w:r>
        <w:rPr>
          <w:noProof/>
        </w:rPr>
      </w:r>
      <w:r>
        <w:rPr>
          <w:noProof/>
        </w:rPr>
        <w:fldChar w:fldCharType="separate"/>
      </w:r>
      <w:r>
        <w:rPr>
          <w:noProof/>
        </w:rPr>
        <w:t>2</w:t>
      </w:r>
      <w:r>
        <w:rPr>
          <w:noProof/>
        </w:rPr>
        <w:fldChar w:fldCharType="end"/>
      </w:r>
    </w:p>
    <w:p w14:paraId="721CCAD5" w14:textId="10BAB954" w:rsidR="00AA5019" w:rsidRDefault="00AA5019">
      <w:pPr>
        <w:pStyle w:val="TOC2"/>
        <w:tabs>
          <w:tab w:val="right" w:leader="dot" w:pos="9350"/>
        </w:tabs>
        <w:rPr>
          <w:noProof/>
          <w:sz w:val="22"/>
          <w:szCs w:val="22"/>
        </w:rPr>
      </w:pPr>
      <w:r w:rsidRPr="00EC285F">
        <w:rPr>
          <w:noProof/>
        </w:rPr>
        <w:t>Out of Scope</w:t>
      </w:r>
      <w:r>
        <w:rPr>
          <w:noProof/>
        </w:rPr>
        <w:tab/>
      </w:r>
      <w:r>
        <w:rPr>
          <w:noProof/>
        </w:rPr>
        <w:fldChar w:fldCharType="begin"/>
      </w:r>
      <w:r>
        <w:rPr>
          <w:noProof/>
        </w:rPr>
        <w:instrText xml:space="preserve"> PAGEREF _Toc40966691 \h </w:instrText>
      </w:r>
      <w:r>
        <w:rPr>
          <w:noProof/>
        </w:rPr>
      </w:r>
      <w:r>
        <w:rPr>
          <w:noProof/>
        </w:rPr>
        <w:fldChar w:fldCharType="separate"/>
      </w:r>
      <w:r>
        <w:rPr>
          <w:noProof/>
        </w:rPr>
        <w:t>2</w:t>
      </w:r>
      <w:r>
        <w:rPr>
          <w:noProof/>
        </w:rPr>
        <w:fldChar w:fldCharType="end"/>
      </w:r>
    </w:p>
    <w:p w14:paraId="559E3BF9" w14:textId="08AAA1F1" w:rsidR="00AA5019" w:rsidRDefault="00AA5019">
      <w:pPr>
        <w:pStyle w:val="TOC1"/>
        <w:rPr>
          <w:noProof/>
          <w:sz w:val="22"/>
          <w:szCs w:val="22"/>
        </w:rPr>
      </w:pPr>
      <w:r w:rsidRPr="00EC285F">
        <w:rPr>
          <w:b/>
          <w:bCs/>
          <w:noProof/>
        </w:rPr>
        <w:t>Vocabulary</w:t>
      </w:r>
      <w:r>
        <w:rPr>
          <w:noProof/>
        </w:rPr>
        <w:tab/>
      </w:r>
      <w:r>
        <w:rPr>
          <w:noProof/>
        </w:rPr>
        <w:fldChar w:fldCharType="begin"/>
      </w:r>
      <w:r>
        <w:rPr>
          <w:noProof/>
        </w:rPr>
        <w:instrText xml:space="preserve"> PAGEREF _Toc40966692 \h </w:instrText>
      </w:r>
      <w:r>
        <w:rPr>
          <w:noProof/>
        </w:rPr>
      </w:r>
      <w:r>
        <w:rPr>
          <w:noProof/>
        </w:rPr>
        <w:fldChar w:fldCharType="separate"/>
      </w:r>
      <w:r>
        <w:rPr>
          <w:noProof/>
        </w:rPr>
        <w:t>2</w:t>
      </w:r>
      <w:r>
        <w:rPr>
          <w:noProof/>
        </w:rPr>
        <w:fldChar w:fldCharType="end"/>
      </w:r>
    </w:p>
    <w:p w14:paraId="326F9D32" w14:textId="532CAE88" w:rsidR="00AA5019" w:rsidRDefault="00AA5019">
      <w:pPr>
        <w:pStyle w:val="TOC1"/>
        <w:rPr>
          <w:noProof/>
          <w:sz w:val="22"/>
          <w:szCs w:val="22"/>
        </w:rPr>
      </w:pPr>
      <w:r w:rsidRPr="00EC285F">
        <w:rPr>
          <w:b/>
          <w:bCs/>
          <w:noProof/>
        </w:rPr>
        <w:t>Guidance</w:t>
      </w:r>
      <w:r>
        <w:rPr>
          <w:noProof/>
        </w:rPr>
        <w:tab/>
      </w:r>
      <w:r>
        <w:rPr>
          <w:noProof/>
        </w:rPr>
        <w:fldChar w:fldCharType="begin"/>
      </w:r>
      <w:r>
        <w:rPr>
          <w:noProof/>
        </w:rPr>
        <w:instrText xml:space="preserve"> PAGEREF _Toc40966693 \h </w:instrText>
      </w:r>
      <w:r>
        <w:rPr>
          <w:noProof/>
        </w:rPr>
      </w:r>
      <w:r>
        <w:rPr>
          <w:noProof/>
        </w:rPr>
        <w:fldChar w:fldCharType="separate"/>
      </w:r>
      <w:r>
        <w:rPr>
          <w:noProof/>
        </w:rPr>
        <w:t>2</w:t>
      </w:r>
      <w:r>
        <w:rPr>
          <w:noProof/>
        </w:rPr>
        <w:fldChar w:fldCharType="end"/>
      </w:r>
    </w:p>
    <w:p w14:paraId="7EEE438E" w14:textId="6ACE9526" w:rsidR="00AA5019" w:rsidRDefault="00AA5019">
      <w:pPr>
        <w:pStyle w:val="TOC1"/>
        <w:rPr>
          <w:noProof/>
          <w:sz w:val="22"/>
          <w:szCs w:val="22"/>
        </w:rPr>
      </w:pPr>
      <w:r w:rsidRPr="00EC285F">
        <w:rPr>
          <w:b/>
          <w:bCs/>
          <w:noProof/>
        </w:rPr>
        <w:t>Examples</w:t>
      </w:r>
      <w:r>
        <w:rPr>
          <w:noProof/>
        </w:rPr>
        <w:tab/>
      </w:r>
      <w:r>
        <w:rPr>
          <w:noProof/>
        </w:rPr>
        <w:fldChar w:fldCharType="begin"/>
      </w:r>
      <w:r>
        <w:rPr>
          <w:noProof/>
        </w:rPr>
        <w:instrText xml:space="preserve"> PAGEREF _Toc40966694 \h </w:instrText>
      </w:r>
      <w:r>
        <w:rPr>
          <w:noProof/>
        </w:rPr>
      </w:r>
      <w:r>
        <w:rPr>
          <w:noProof/>
        </w:rPr>
        <w:fldChar w:fldCharType="separate"/>
      </w:r>
      <w:r>
        <w:rPr>
          <w:noProof/>
        </w:rPr>
        <w:t>2</w:t>
      </w:r>
      <w:r>
        <w:rPr>
          <w:noProof/>
        </w:rPr>
        <w:fldChar w:fldCharType="end"/>
      </w:r>
    </w:p>
    <w:p w14:paraId="15A287DD" w14:textId="2117A411" w:rsidR="00AA5019" w:rsidRDefault="00AA5019">
      <w:pPr>
        <w:pStyle w:val="TOC1"/>
        <w:rPr>
          <w:noProof/>
          <w:sz w:val="22"/>
          <w:szCs w:val="22"/>
        </w:rPr>
      </w:pPr>
      <w:r w:rsidRPr="00EC285F">
        <w:rPr>
          <w:b/>
          <w:bCs/>
          <w:noProof/>
        </w:rPr>
        <w:t>Appendix A: References</w:t>
      </w:r>
      <w:r>
        <w:rPr>
          <w:noProof/>
        </w:rPr>
        <w:tab/>
      </w:r>
      <w:r>
        <w:rPr>
          <w:noProof/>
        </w:rPr>
        <w:fldChar w:fldCharType="begin"/>
      </w:r>
      <w:r>
        <w:rPr>
          <w:noProof/>
        </w:rPr>
        <w:instrText xml:space="preserve"> PAGEREF _Toc40966695 \h </w:instrText>
      </w:r>
      <w:r>
        <w:rPr>
          <w:noProof/>
        </w:rPr>
      </w:r>
      <w:r>
        <w:rPr>
          <w:noProof/>
        </w:rPr>
        <w:fldChar w:fldCharType="separate"/>
      </w:r>
      <w:r>
        <w:rPr>
          <w:noProof/>
        </w:rPr>
        <w:t>2</w:t>
      </w:r>
      <w:r>
        <w:rPr>
          <w:noProof/>
        </w:rPr>
        <w:fldChar w:fldCharType="end"/>
      </w:r>
    </w:p>
    <w:p w14:paraId="1742E4B5" w14:textId="21EE7807" w:rsidR="00AA5019" w:rsidRDefault="00AA5019">
      <w:pPr>
        <w:pStyle w:val="TOC1"/>
        <w:rPr>
          <w:noProof/>
          <w:sz w:val="22"/>
          <w:szCs w:val="22"/>
        </w:rPr>
      </w:pPr>
      <w:r w:rsidRPr="00EC285F">
        <w:rPr>
          <w:b/>
          <w:bCs/>
          <w:noProof/>
        </w:rPr>
        <w:t>Appendix B: Technical Resources</w:t>
      </w:r>
      <w:r>
        <w:rPr>
          <w:noProof/>
        </w:rPr>
        <w:tab/>
      </w:r>
      <w:r>
        <w:rPr>
          <w:noProof/>
        </w:rPr>
        <w:fldChar w:fldCharType="begin"/>
      </w:r>
      <w:r>
        <w:rPr>
          <w:noProof/>
        </w:rPr>
        <w:instrText xml:space="preserve"> PAGEREF _Toc40966696 \h </w:instrText>
      </w:r>
      <w:r>
        <w:rPr>
          <w:noProof/>
        </w:rPr>
      </w:r>
      <w:r>
        <w:rPr>
          <w:noProof/>
        </w:rPr>
        <w:fldChar w:fldCharType="separate"/>
      </w:r>
      <w:r>
        <w:rPr>
          <w:noProof/>
        </w:rPr>
        <w:t>2</w:t>
      </w:r>
      <w:r>
        <w:rPr>
          <w:noProof/>
        </w:rPr>
        <w:fldChar w:fldCharType="end"/>
      </w:r>
    </w:p>
    <w:p w14:paraId="7C4CA8CD" w14:textId="71C0A8D0" w:rsidR="00AA5019" w:rsidRDefault="00AA5019">
      <w:pPr>
        <w:pStyle w:val="TOC1"/>
        <w:rPr>
          <w:noProof/>
          <w:sz w:val="22"/>
          <w:szCs w:val="22"/>
        </w:rPr>
      </w:pPr>
      <w:r w:rsidRPr="00EC285F">
        <w:rPr>
          <w:b/>
          <w:bCs/>
          <w:noProof/>
        </w:rPr>
        <w:t>Appendix C: Acknowledgements</w:t>
      </w:r>
      <w:r>
        <w:rPr>
          <w:noProof/>
        </w:rPr>
        <w:tab/>
      </w:r>
      <w:r>
        <w:rPr>
          <w:noProof/>
        </w:rPr>
        <w:fldChar w:fldCharType="begin"/>
      </w:r>
      <w:r>
        <w:rPr>
          <w:noProof/>
        </w:rPr>
        <w:instrText xml:space="preserve"> PAGEREF _Toc40966697 \h </w:instrText>
      </w:r>
      <w:r>
        <w:rPr>
          <w:noProof/>
        </w:rPr>
      </w:r>
      <w:r>
        <w:rPr>
          <w:noProof/>
        </w:rPr>
        <w:fldChar w:fldCharType="separate"/>
      </w:r>
      <w:r>
        <w:rPr>
          <w:noProof/>
        </w:rPr>
        <w:t>3</w:t>
      </w:r>
      <w:r>
        <w:rPr>
          <w:noProof/>
        </w:rPr>
        <w:fldChar w:fldCharType="end"/>
      </w:r>
    </w:p>
    <w:p w14:paraId="23F4B164" w14:textId="673F33B8" w:rsidR="00AA5019" w:rsidRDefault="00AA5019">
      <w:pPr>
        <w:pStyle w:val="TOC1"/>
        <w:rPr>
          <w:noProof/>
          <w:sz w:val="22"/>
          <w:szCs w:val="22"/>
        </w:rPr>
      </w:pPr>
      <w:r>
        <w:rPr>
          <w:noProof/>
        </w:rPr>
        <w:t>Appendix D: Graphics</w:t>
      </w:r>
      <w:r>
        <w:rPr>
          <w:noProof/>
        </w:rPr>
        <w:tab/>
      </w:r>
      <w:r>
        <w:rPr>
          <w:noProof/>
        </w:rPr>
        <w:fldChar w:fldCharType="begin"/>
      </w:r>
      <w:r>
        <w:rPr>
          <w:noProof/>
        </w:rPr>
        <w:instrText xml:space="preserve"> PAGEREF _Toc40966698 \h </w:instrText>
      </w:r>
      <w:r>
        <w:rPr>
          <w:noProof/>
        </w:rPr>
      </w:r>
      <w:r>
        <w:rPr>
          <w:noProof/>
        </w:rPr>
        <w:fldChar w:fldCharType="separate"/>
      </w:r>
      <w:r>
        <w:rPr>
          <w:noProof/>
        </w:rPr>
        <w:t>5</w:t>
      </w:r>
      <w:r>
        <w:rPr>
          <w:noProof/>
        </w:rPr>
        <w:fldChar w:fldCharType="end"/>
      </w:r>
    </w:p>
    <w:p w14:paraId="25B9988C" w14:textId="1239F21E" w:rsidR="00D02881" w:rsidRDefault="00D02881" w:rsidP="00C82626">
      <w:pPr>
        <w:pStyle w:val="Heading1"/>
        <w:rPr>
          <w:b/>
          <w:bCs/>
        </w:rPr>
      </w:pPr>
      <w:r>
        <w:rPr>
          <w:b/>
          <w:bCs/>
        </w:rPr>
        <w:fldChar w:fldCharType="end"/>
      </w:r>
    </w:p>
    <w:p w14:paraId="244C3EF9" w14:textId="77777777" w:rsidR="00D02881" w:rsidRDefault="00D02881" w:rsidP="00C82626">
      <w:pPr>
        <w:spacing w:after="120"/>
        <w:rPr>
          <w:rFonts w:asciiTheme="majorHAnsi" w:eastAsiaTheme="majorEastAsia" w:hAnsiTheme="majorHAnsi" w:cstheme="majorBidi"/>
          <w:b/>
          <w:bCs/>
          <w:color w:val="629F44"/>
          <w:sz w:val="32"/>
          <w:szCs w:val="32"/>
        </w:rPr>
      </w:pPr>
      <w:r>
        <w:rPr>
          <w:b/>
          <w:bCs/>
        </w:rPr>
        <w:br w:type="page"/>
      </w:r>
    </w:p>
    <w:p w14:paraId="0F36116F" w14:textId="18FCF2F3" w:rsidR="00B550B5" w:rsidRDefault="00AA5019" w:rsidP="00C82626">
      <w:pPr>
        <w:pStyle w:val="Heading1"/>
        <w:rPr>
          <w:b/>
          <w:bCs/>
        </w:rPr>
      </w:pPr>
      <w:bookmarkStart w:id="2" w:name="_Toc40966688"/>
      <w:bookmarkEnd w:id="0"/>
      <w:bookmarkEnd w:id="1"/>
      <w:r>
        <w:rPr>
          <w:b/>
          <w:bCs/>
        </w:rPr>
        <w:lastRenderedPageBreak/>
        <w:t>Background</w:t>
      </w:r>
      <w:bookmarkEnd w:id="2"/>
    </w:p>
    <w:p w14:paraId="75096CE8" w14:textId="0781EB64" w:rsidR="001032B0" w:rsidRDefault="00D9010F" w:rsidP="00FA2E30">
      <w:r>
        <w:t>During a Pandemic Response, as well as during Mass Vaccination Event Scenarios for emergency response and natural disasters, the availability of vaccine that can be administered can be limited. Because of this, there are priorities that place certain individuals into groups to protect the health care infrastructure, vulnerable population and keep a stable public infrastructure in place. The Centers for Disease Control and Prevention</w:t>
      </w:r>
      <w:r w:rsidR="00FA2E30">
        <w:t xml:space="preserve"> </w:t>
      </w:r>
      <w:r>
        <w:t>(CDC) has developed guidance on how they will categorize population groups then determine a specific tier those population groups would be placed in based on the severity level of the contagious disease. There are many factors that will determine the administration of vaccine to those tiers based on vaccine availability and these population groups.</w:t>
      </w:r>
    </w:p>
    <w:p w14:paraId="3C2336CB" w14:textId="1E30188C" w:rsidR="00796764" w:rsidRDefault="00D9010F" w:rsidP="00FA2E30">
      <w:r>
        <w:t>Currently there is no common vocabulary or standardized way to describe some of the documentation that has been provided by the CDC to inform Immunization Information Systems</w:t>
      </w:r>
      <w:r w:rsidR="00FA2E30">
        <w:t xml:space="preserve"> </w:t>
      </w:r>
      <w:r>
        <w:t>(IIS) how to handle a Mass Vaccination Event and how distribution and administration will be conducted based on tiers and population groups. There is also no guidance in regards how to handle individuals movement between these population groups based on various factors or phases and how that would affect the individuals tier status as well as vaccine availability to that individual for administration so an effective date of assessment would be beneficial for IIS to capture. Additional guidance is needed as well in regards to how the administration of a vaccine being administered to an individual in a tier is able to be tracked and captured and how that relates to the individuals population group. Using the current HL7 2.5.1 release 1.5, VXU standard will the necessary structure to submit mass vaccination event population group, tier, and effective date information.</w:t>
      </w:r>
    </w:p>
    <w:p w14:paraId="50B76ED1" w14:textId="37277F51" w:rsidR="00D9010F" w:rsidRDefault="00D9010F" w:rsidP="00FA2E30">
      <w:pPr>
        <w:rPr>
          <w:ins w:id="3" w:author="Nathan Bunker" w:date="2020-06-08T10:54:00Z"/>
        </w:rPr>
      </w:pPr>
      <w:r>
        <w:t xml:space="preserve">There are additional needs for other systems that are able to identify and capture individuals in these population groups and tiers and communicate that information over to an IIS that need to be developed as well. There are needs for other systems to be able to identify and capture that </w:t>
      </w:r>
      <w:proofErr w:type="gramStart"/>
      <w:r>
        <w:t>individuals</w:t>
      </w:r>
      <w:proofErr w:type="gramEnd"/>
      <w:r>
        <w:t xml:space="preserve"> population group and tier when administering vaccine to that individual and be able to report that information over to an IIS. There are other needs as well in regards to provider workflow assessment and assignment of population groups and tiers necessary as well when it comes to administration of vaccine as well so the IIS is capturing the best information as possible at time of administration.</w:t>
      </w:r>
    </w:p>
    <w:p w14:paraId="014C2554" w14:textId="4F84E478" w:rsidR="007C597E" w:rsidRDefault="007C597E" w:rsidP="007C597E">
      <w:pPr>
        <w:pStyle w:val="Heading2"/>
        <w:rPr>
          <w:ins w:id="4" w:author="Nathan Bunker" w:date="2020-06-08T10:54:00Z"/>
        </w:rPr>
      </w:pPr>
      <w:ins w:id="5" w:author="Nathan Bunker" w:date="2020-06-08T10:54:00Z">
        <w:r>
          <w:t>Mass Vaccination Event and Pandemics</w:t>
        </w:r>
      </w:ins>
    </w:p>
    <w:p w14:paraId="383DBE57" w14:textId="6E081546" w:rsidR="007C597E" w:rsidRDefault="007C597E" w:rsidP="007C597E">
      <w:pPr>
        <w:rPr>
          <w:ins w:id="6" w:author="Nathan Bunker" w:date="2020-06-08T10:57:00Z"/>
        </w:rPr>
      </w:pPr>
      <w:ins w:id="7" w:author="Nathan Bunker" w:date="2020-06-08T10:54:00Z">
        <w:r>
          <w:t>CDC documents refer to planning for a pandemic</w:t>
        </w:r>
      </w:ins>
      <w:ins w:id="8" w:author="Nathan Bunker" w:date="2020-06-08T10:56:00Z">
        <w:r>
          <w:t xml:space="preserve"> and dividing the population into groups that could be given priority for limited vaccination supply. </w:t>
        </w:r>
      </w:ins>
      <w:ins w:id="9" w:author="Nathan Bunker" w:date="2020-06-08T11:01:00Z">
        <w:r w:rsidR="005C545E">
          <w:t>However, t</w:t>
        </w:r>
      </w:ins>
      <w:ins w:id="10" w:author="Nathan Bunker" w:date="2020-06-08T10:56:00Z">
        <w:r>
          <w:t xml:space="preserve">his guidance </w:t>
        </w:r>
      </w:ins>
      <w:ins w:id="11" w:author="Nathan Bunker" w:date="2020-06-08T11:01:00Z">
        <w:r w:rsidR="005C545E">
          <w:t xml:space="preserve">document </w:t>
        </w:r>
      </w:ins>
      <w:ins w:id="12" w:author="Nathan Bunker" w:date="2020-06-08T10:56:00Z">
        <w:r>
          <w:t xml:space="preserve">uses the term “Mass Vaccination Event” to </w:t>
        </w:r>
      </w:ins>
      <w:ins w:id="13" w:author="Nathan Bunker" w:date="2020-06-08T11:02:00Z">
        <w:r w:rsidR="005C545E">
          <w:t>refer</w:t>
        </w:r>
      </w:ins>
      <w:ins w:id="14" w:author="Nathan Bunker" w:date="2020-06-08T10:56:00Z">
        <w:r>
          <w:t xml:space="preserve"> </w:t>
        </w:r>
      </w:ins>
      <w:ins w:id="15" w:author="Nathan Bunker" w:date="2020-06-08T11:01:00Z">
        <w:r w:rsidR="005C545E">
          <w:t xml:space="preserve">any </w:t>
        </w:r>
      </w:ins>
      <w:ins w:id="16" w:author="Nathan Bunker" w:date="2020-06-08T10:56:00Z">
        <w:r>
          <w:t xml:space="preserve">event </w:t>
        </w:r>
      </w:ins>
      <w:ins w:id="17" w:author="Nathan Bunker" w:date="2020-06-08T10:59:00Z">
        <w:r w:rsidR="005C545E">
          <w:t xml:space="preserve">at the national or local jurisdiction level </w:t>
        </w:r>
      </w:ins>
      <w:ins w:id="18" w:author="Nathan Bunker" w:date="2020-06-08T10:56:00Z">
        <w:r>
          <w:t>that require</w:t>
        </w:r>
      </w:ins>
      <w:ins w:id="19" w:author="Nathan Bunker" w:date="2020-06-08T11:01:00Z">
        <w:r w:rsidR="005C545E">
          <w:t>s</w:t>
        </w:r>
      </w:ins>
      <w:ins w:id="20" w:author="Nathan Bunker" w:date="2020-06-08T10:56:00Z">
        <w:r>
          <w:t xml:space="preserve"> </w:t>
        </w:r>
      </w:ins>
      <w:ins w:id="21" w:author="Nathan Bunker" w:date="2020-06-08T11:01:00Z">
        <w:r w:rsidR="005C545E">
          <w:t xml:space="preserve">a </w:t>
        </w:r>
      </w:ins>
      <w:ins w:id="22" w:author="Nathan Bunker" w:date="2020-06-08T10:56:00Z">
        <w:r>
          <w:t xml:space="preserve">similar response, </w:t>
        </w:r>
      </w:ins>
      <w:ins w:id="23" w:author="Nathan Bunker" w:date="2020-06-08T10:57:00Z">
        <w:r>
          <w:t>including:</w:t>
        </w:r>
      </w:ins>
    </w:p>
    <w:p w14:paraId="1A5A304F" w14:textId="734B049D" w:rsidR="007C597E" w:rsidRDefault="007C597E" w:rsidP="007C597E">
      <w:pPr>
        <w:pStyle w:val="ListParagraph"/>
        <w:numPr>
          <w:ilvl w:val="0"/>
          <w:numId w:val="41"/>
        </w:numPr>
        <w:rPr>
          <w:ins w:id="24" w:author="Nathan Bunker" w:date="2020-06-08T10:57:00Z"/>
        </w:rPr>
      </w:pPr>
      <w:ins w:id="25" w:author="Nathan Bunker" w:date="2020-06-08T10:57:00Z">
        <w:r>
          <w:t>Pandemic (E.g. COVID-19)</w:t>
        </w:r>
      </w:ins>
    </w:p>
    <w:p w14:paraId="00088964" w14:textId="118CAC3A" w:rsidR="007C597E" w:rsidRDefault="007C597E" w:rsidP="007C597E">
      <w:pPr>
        <w:pStyle w:val="ListParagraph"/>
        <w:numPr>
          <w:ilvl w:val="0"/>
          <w:numId w:val="41"/>
        </w:numPr>
        <w:rPr>
          <w:ins w:id="26" w:author="Nathan Bunker" w:date="2020-06-08T10:57:00Z"/>
        </w:rPr>
      </w:pPr>
      <w:ins w:id="27" w:author="Nathan Bunker" w:date="2020-06-08T10:57:00Z">
        <w:r>
          <w:t>Natural Disaster (E.g. Hurricane)</w:t>
        </w:r>
      </w:ins>
    </w:p>
    <w:p w14:paraId="5CB7EBC9" w14:textId="53AC8D88" w:rsidR="007C597E" w:rsidRDefault="007C597E" w:rsidP="007C597E">
      <w:pPr>
        <w:pStyle w:val="ListParagraph"/>
        <w:numPr>
          <w:ilvl w:val="0"/>
          <w:numId w:val="41"/>
        </w:numPr>
        <w:rPr>
          <w:ins w:id="28" w:author="Nathan Bunker" w:date="2020-06-08T10:58:00Z"/>
        </w:rPr>
      </w:pPr>
      <w:ins w:id="29" w:author="Nathan Bunker" w:date="2020-06-08T10:58:00Z">
        <w:r>
          <w:lastRenderedPageBreak/>
          <w:t>Bioterror Event (E.g. Anthrax)</w:t>
        </w:r>
      </w:ins>
    </w:p>
    <w:p w14:paraId="1DBE7466" w14:textId="3CABBEDE" w:rsidR="007C597E" w:rsidRPr="007C597E" w:rsidRDefault="005C545E">
      <w:ins w:id="30" w:author="Nathan Bunker" w:date="2020-06-08T11:02:00Z">
        <w:r>
          <w:t>F</w:t>
        </w:r>
      </w:ins>
      <w:ins w:id="31" w:author="Nathan Bunker" w:date="2020-06-08T10:59:00Z">
        <w:r>
          <w:t>or the purposes of this document the term “Mass Vaccination Even</w:t>
        </w:r>
      </w:ins>
      <w:ins w:id="32" w:author="Nathan Bunker" w:date="2020-06-08T11:00:00Z">
        <w:r>
          <w:t>t</w:t>
        </w:r>
      </w:ins>
      <w:ins w:id="33" w:author="Nathan Bunker" w:date="2020-06-08T10:59:00Z">
        <w:r>
          <w:t>” and “Pandemic” will be used interchange</w:t>
        </w:r>
      </w:ins>
      <w:ins w:id="34" w:author="Nathan Bunker" w:date="2020-06-08T11:00:00Z">
        <w:r>
          <w:t xml:space="preserve">ably and refer to the same concept. </w:t>
        </w:r>
      </w:ins>
      <w:ins w:id="35" w:author="Nathan Bunker" w:date="2020-06-08T11:03:00Z">
        <w:r>
          <w:t>Also, the term “Mass Vaccination Event” is not meant here to imply how vaccination</w:t>
        </w:r>
      </w:ins>
      <w:ins w:id="36" w:author="Nathan Bunker" w:date="2020-06-08T11:04:00Z">
        <w:r>
          <w:t>s</w:t>
        </w:r>
      </w:ins>
      <w:ins w:id="37" w:author="Nathan Bunker" w:date="2020-06-08T11:03:00Z">
        <w:r>
          <w:t xml:space="preserve"> will be distributed and administered</w:t>
        </w:r>
      </w:ins>
      <w:ins w:id="38" w:author="Nathan Bunker" w:date="2020-06-08T11:04:00Z">
        <w:r>
          <w:t xml:space="preserve"> during a pandemic</w:t>
        </w:r>
      </w:ins>
      <w:ins w:id="39" w:author="Nathan Bunker" w:date="2020-06-08T11:03:00Z">
        <w:r>
          <w:t xml:space="preserve">, that is beyond the scope of this document. </w:t>
        </w:r>
      </w:ins>
    </w:p>
    <w:p w14:paraId="6E41687F" w14:textId="0D1F1130" w:rsidR="003E4A6C" w:rsidRDefault="00AA5019" w:rsidP="00AA5019">
      <w:pPr>
        <w:pStyle w:val="Heading1"/>
        <w:rPr>
          <w:rFonts w:eastAsiaTheme="minorEastAsia"/>
          <w:b/>
          <w:bCs/>
        </w:rPr>
      </w:pPr>
      <w:bookmarkStart w:id="40" w:name="_Toc40966689"/>
      <w:r w:rsidRPr="00AA5019">
        <w:rPr>
          <w:rFonts w:eastAsiaTheme="minorEastAsia"/>
          <w:b/>
          <w:bCs/>
        </w:rPr>
        <w:t>Scope of Guidance</w:t>
      </w:r>
      <w:bookmarkEnd w:id="40"/>
    </w:p>
    <w:p w14:paraId="7C015792" w14:textId="7768469C" w:rsidR="00D9010F" w:rsidRDefault="00D9010F" w:rsidP="00FA2E30">
      <w:pPr>
        <w:rPr>
          <w:rFonts w:eastAsia="Times New Roman"/>
          <w:sz w:val="24"/>
          <w:szCs w:val="24"/>
        </w:rPr>
      </w:pPr>
      <w:r>
        <w:t>This workgroup has been put together and will focus primarily on the following in regards to being able to provide guidance and information specific that should be a standardized approach that the IIS community can use going forward in regards to Mass Vaccination Event situations where vaccine need to be determined and distributed based on population groups and tiers.</w:t>
      </w:r>
    </w:p>
    <w:p w14:paraId="421B23BD" w14:textId="3C95BF92" w:rsidR="00D9010F" w:rsidRDefault="00D9010F" w:rsidP="00D9010F">
      <w:pPr>
        <w:pStyle w:val="Heading2"/>
        <w:rPr>
          <w:ins w:id="41" w:author="Nathan Bunker" w:date="2020-06-08T07:52:00Z"/>
        </w:rPr>
      </w:pPr>
      <w:r>
        <w:t>In Scope</w:t>
      </w:r>
      <w:del w:id="42" w:author="Nathan Bunker" w:date="2020-06-08T07:51:00Z">
        <w:r w:rsidDel="0064403B">
          <w:delText xml:space="preserve"> Information being provided</w:delText>
        </w:r>
      </w:del>
    </w:p>
    <w:p w14:paraId="492E13A5" w14:textId="4BE9DF2C" w:rsidR="0064403B" w:rsidRDefault="0064403B">
      <w:pPr>
        <w:pStyle w:val="ListParagraph"/>
        <w:numPr>
          <w:ilvl w:val="0"/>
          <w:numId w:val="35"/>
        </w:numPr>
        <w:rPr>
          <w:ins w:id="43" w:author="Nathan Bunker" w:date="2020-06-08T07:53:00Z"/>
        </w:rPr>
        <w:pPrChange w:id="44" w:author="Nathan Bunker" w:date="2020-06-08T07:53:00Z">
          <w:pPr/>
        </w:pPrChange>
      </w:pPr>
      <w:ins w:id="45" w:author="Nathan Bunker" w:date="2020-06-08T07:53:00Z">
        <w:r w:rsidRPr="0064403B">
          <w:rPr>
            <w:b/>
            <w:bCs/>
            <w:rPrChange w:id="46" w:author="Nathan Bunker" w:date="2020-06-08T07:53:00Z">
              <w:rPr/>
            </w:rPrChange>
          </w:rPr>
          <w:t>Vocabulary</w:t>
        </w:r>
        <w:r w:rsidRPr="0064403B">
          <w:rPr>
            <w:b/>
            <w:bCs/>
            <w:rPrChange w:id="47" w:author="Nathan Bunker" w:date="2020-06-08T07:53:00Z">
              <w:rPr/>
            </w:rPrChange>
          </w:rPr>
          <w:br/>
        </w:r>
        <w:r>
          <w:t>The workgroup will work on a standardized vocabulary in supplement to the CDC information so that when an IIS is involved in vaccination during a mass vaccination event everyone is able to speak the same generic basic vocabulary that can be used across the IIS community as well as other systems communicating with the IIS.</w:t>
        </w:r>
      </w:ins>
    </w:p>
    <w:p w14:paraId="07B46DE6" w14:textId="64D8F69E" w:rsidR="0064403B" w:rsidRDefault="0064403B">
      <w:pPr>
        <w:pStyle w:val="ListParagraph"/>
        <w:numPr>
          <w:ilvl w:val="0"/>
          <w:numId w:val="35"/>
        </w:numPr>
        <w:rPr>
          <w:ins w:id="48" w:author="Nathan Bunker" w:date="2020-06-08T07:53:00Z"/>
        </w:rPr>
        <w:pPrChange w:id="49" w:author="Nathan Bunker" w:date="2020-06-08T07:53:00Z">
          <w:pPr/>
        </w:pPrChange>
      </w:pPr>
      <w:ins w:id="50" w:author="Nathan Bunker" w:date="2020-06-08T07:53:00Z">
        <w:r w:rsidRPr="0064403B">
          <w:rPr>
            <w:b/>
            <w:bCs/>
            <w:rPrChange w:id="51" w:author="Nathan Bunker" w:date="2020-06-08T07:54:00Z">
              <w:rPr/>
            </w:rPrChange>
          </w:rPr>
          <w:t>Generic Non Specific Guidance</w:t>
        </w:r>
        <w:r w:rsidRPr="0064403B">
          <w:rPr>
            <w:b/>
            <w:bCs/>
            <w:rPrChange w:id="52" w:author="Nathan Bunker" w:date="2020-06-08T07:54:00Z">
              <w:rPr/>
            </w:rPrChange>
          </w:rPr>
          <w:br/>
        </w:r>
        <w:r>
          <w:t>The workgroup will work on developing guidance in regards to handling Mass Vaccination Events/Population Groups/Tiers and how they interact with each other and where the information is needed to be captured based on a patient(client) level or the vaccination level in a generic manner so that it can be repeatable in the event of any Mass Vaccination Event.</w:t>
        </w:r>
      </w:ins>
    </w:p>
    <w:p w14:paraId="2FE8B293" w14:textId="7C9C7DB4" w:rsidR="0064403B" w:rsidRDefault="0064403B">
      <w:pPr>
        <w:pStyle w:val="ListParagraph"/>
        <w:numPr>
          <w:ilvl w:val="0"/>
          <w:numId w:val="35"/>
        </w:numPr>
        <w:rPr>
          <w:ins w:id="53" w:author="Nathan Bunker" w:date="2020-06-08T07:53:00Z"/>
        </w:rPr>
        <w:pPrChange w:id="54" w:author="Nathan Bunker" w:date="2020-06-08T07:53:00Z">
          <w:pPr/>
        </w:pPrChange>
      </w:pPr>
      <w:ins w:id="55" w:author="Nathan Bunker" w:date="2020-06-08T07:56:00Z">
        <w:r>
          <w:rPr>
            <w:b/>
            <w:bCs/>
          </w:rPr>
          <w:t>Patient Level Capture</w:t>
        </w:r>
      </w:ins>
      <w:ins w:id="56" w:author="Nathan Bunker" w:date="2020-06-08T07:54:00Z">
        <w:r w:rsidRPr="0064403B">
          <w:rPr>
            <w:b/>
            <w:bCs/>
            <w:rPrChange w:id="57" w:author="Nathan Bunker" w:date="2020-06-08T07:54:00Z">
              <w:rPr/>
            </w:rPrChange>
          </w:rPr>
          <w:br/>
        </w:r>
      </w:ins>
      <w:ins w:id="58" w:author="Nathan Bunker" w:date="2020-06-08T07:53:00Z">
        <w:r>
          <w:t>The workgroup will work on developing HL7 2.5.1 Release 1.5 VXU messaging guidance in regards to how message information that is seen as ideal information to capture for patient(client) level information specific to a Mass Vaccination Event Events/Population Groups/Tiers that patient(client) is determined to be in for that Mass Vaccination Event without administration of vaccine specific to the Mass Vaccination Event.</w:t>
        </w:r>
      </w:ins>
    </w:p>
    <w:p w14:paraId="11025084" w14:textId="4C2D861E" w:rsidR="0064403B" w:rsidRDefault="0064403B">
      <w:pPr>
        <w:pStyle w:val="ListParagraph"/>
        <w:numPr>
          <w:ilvl w:val="0"/>
          <w:numId w:val="35"/>
        </w:numPr>
        <w:rPr>
          <w:ins w:id="59" w:author="Nathan Bunker" w:date="2020-06-08T07:53:00Z"/>
        </w:rPr>
        <w:pPrChange w:id="60" w:author="Nathan Bunker" w:date="2020-06-08T07:53:00Z">
          <w:pPr/>
        </w:pPrChange>
      </w:pPr>
      <w:ins w:id="61" w:author="Nathan Bunker" w:date="2020-06-08T07:53:00Z">
        <w:r w:rsidRPr="0064403B">
          <w:rPr>
            <w:b/>
            <w:bCs/>
            <w:rPrChange w:id="62" w:author="Nathan Bunker" w:date="2020-06-08T07:54:00Z">
              <w:rPr/>
            </w:rPrChange>
          </w:rPr>
          <w:t>Vaccin</w:t>
        </w:r>
      </w:ins>
      <w:ins w:id="63" w:author="Nathan Bunker" w:date="2020-06-08T07:56:00Z">
        <w:r>
          <w:rPr>
            <w:b/>
            <w:bCs/>
          </w:rPr>
          <w:t>ation Level Capture</w:t>
        </w:r>
      </w:ins>
      <w:ins w:id="64" w:author="Nathan Bunker" w:date="2020-06-08T07:54:00Z">
        <w:r w:rsidRPr="0064403B">
          <w:rPr>
            <w:b/>
            <w:bCs/>
            <w:rPrChange w:id="65" w:author="Nathan Bunker" w:date="2020-06-08T07:54:00Z">
              <w:rPr/>
            </w:rPrChange>
          </w:rPr>
          <w:br/>
        </w:r>
      </w:ins>
      <w:ins w:id="66" w:author="Nathan Bunker" w:date="2020-06-08T07:53:00Z">
        <w:r>
          <w:t>This workgroup will work on developing HL7 2.5.1 Release 1.5 VXU messaging guidance in regards to how message information that is seen as ideal information to capture for patient(client) level information specific to a Mass Vaccination Events/Population Groups/Tiers that patient(client) is determined to be in for that Mass Vaccination Event with administration of vaccine specific to the Mass Vaccination Event.</w:t>
        </w:r>
      </w:ins>
    </w:p>
    <w:p w14:paraId="57E322BF" w14:textId="3485BCD8" w:rsidR="0064403B" w:rsidRDefault="0064403B">
      <w:pPr>
        <w:pStyle w:val="ListParagraph"/>
        <w:numPr>
          <w:ilvl w:val="0"/>
          <w:numId w:val="35"/>
        </w:numPr>
        <w:rPr>
          <w:ins w:id="67" w:author="Nathan Bunker" w:date="2020-06-08T07:53:00Z"/>
        </w:rPr>
        <w:pPrChange w:id="68" w:author="Nathan Bunker" w:date="2020-06-08T07:53:00Z">
          <w:pPr/>
        </w:pPrChange>
      </w:pPr>
      <w:ins w:id="69" w:author="Nathan Bunker" w:date="2020-06-08T07:56:00Z">
        <w:r w:rsidRPr="00B833F5">
          <w:rPr>
            <w:b/>
            <w:bCs/>
          </w:rPr>
          <w:t>Vaccin</w:t>
        </w:r>
        <w:r>
          <w:rPr>
            <w:b/>
            <w:bCs/>
          </w:rPr>
          <w:t>ation Level Capture</w:t>
        </w:r>
        <w:r w:rsidRPr="0064403B">
          <w:rPr>
            <w:b/>
            <w:bCs/>
            <w:rPrChange w:id="70" w:author="Nathan Bunker" w:date="2020-06-08T07:56:00Z">
              <w:rPr/>
            </w:rPrChange>
          </w:rPr>
          <w:br/>
        </w:r>
      </w:ins>
      <w:ins w:id="71" w:author="Nathan Bunker" w:date="2020-06-08T07:53:00Z">
        <w:r>
          <w:t xml:space="preserve">This workgroup will work on developing HL7 2.5.1 Release 1.5 VXU messaging guidance </w:t>
        </w:r>
        <w:r>
          <w:lastRenderedPageBreak/>
          <w:t>in regards to how message information that is seen as ideal information to capture for vaccination level information specific to a Mass Vaccination Events/Population Groups/Tiers that the patient(client) was in at time of vaccine administration specific to the Mass Vaccination Event.</w:t>
        </w:r>
      </w:ins>
    </w:p>
    <w:p w14:paraId="5E75B1CF" w14:textId="416EB429" w:rsidR="0064403B" w:rsidRPr="0064403B" w:rsidDel="0064403B" w:rsidRDefault="0064403B">
      <w:pPr>
        <w:rPr>
          <w:del w:id="72" w:author="Nathan Bunker" w:date="2020-06-08T07:53:00Z"/>
        </w:rPr>
        <w:pPrChange w:id="73" w:author="Nathan Bunker" w:date="2020-06-08T07:52:00Z">
          <w:pPr>
            <w:pStyle w:val="Heading2"/>
          </w:pPr>
        </w:pPrChange>
      </w:pPr>
    </w:p>
    <w:p w14:paraId="5A897F89" w14:textId="1112E7BF" w:rsidR="00D9010F" w:rsidDel="0064403B" w:rsidRDefault="00D9010F">
      <w:pPr>
        <w:pStyle w:val="ListParagraph"/>
        <w:numPr>
          <w:ilvl w:val="0"/>
          <w:numId w:val="33"/>
        </w:numPr>
        <w:rPr>
          <w:del w:id="74" w:author="Nathan Bunker" w:date="2020-06-08T07:53:00Z"/>
        </w:rPr>
        <w:pPrChange w:id="75" w:author="Nathan Bunker" w:date="2020-06-08T07:52:00Z">
          <w:pPr/>
        </w:pPrChange>
      </w:pPr>
      <w:bookmarkStart w:id="76" w:name="_Hlk42495199"/>
      <w:del w:id="77" w:author="Nathan Bunker" w:date="2020-06-08T07:52:00Z">
        <w:r w:rsidDel="0064403B">
          <w:delText xml:space="preserve">• </w:delText>
        </w:r>
      </w:del>
      <w:del w:id="78" w:author="Nathan Bunker" w:date="2020-06-08T07:53:00Z">
        <w:r w:rsidDel="0064403B">
          <w:delText>Vocabulary - The workgroup will work on a standardized vocabulary in supplement to the CDC information so that when an IIS is involved in vaccination during a mass vaccination event everyone is able to speak the same generic basic vocabulary that can be used across the IIS community as well as other systems communicating with the IIS.</w:delText>
        </w:r>
      </w:del>
    </w:p>
    <w:p w14:paraId="5203096B" w14:textId="269F7DE5" w:rsidR="00796764" w:rsidDel="0064403B" w:rsidRDefault="00796764" w:rsidP="00D9010F">
      <w:pPr>
        <w:pStyle w:val="Heading2"/>
        <w:rPr>
          <w:del w:id="79" w:author="Nathan Bunker" w:date="2020-06-08T07:51:00Z"/>
        </w:rPr>
      </w:pPr>
    </w:p>
    <w:p w14:paraId="67EEA294" w14:textId="6FCF8CBB" w:rsidR="00D9010F" w:rsidDel="0064403B" w:rsidRDefault="00D9010F">
      <w:pPr>
        <w:pStyle w:val="ListParagraph"/>
        <w:numPr>
          <w:ilvl w:val="0"/>
          <w:numId w:val="33"/>
        </w:numPr>
        <w:rPr>
          <w:del w:id="80" w:author="Nathan Bunker" w:date="2020-06-08T07:53:00Z"/>
        </w:rPr>
        <w:pPrChange w:id="81" w:author="Nathan Bunker" w:date="2020-06-08T07:52:00Z">
          <w:pPr/>
        </w:pPrChange>
      </w:pPr>
      <w:del w:id="82" w:author="Nathan Bunker" w:date="2020-06-08T07:52:00Z">
        <w:r w:rsidDel="0064403B">
          <w:delText xml:space="preserve">• </w:delText>
        </w:r>
      </w:del>
      <w:del w:id="83" w:author="Nathan Bunker" w:date="2020-06-08T07:53:00Z">
        <w:r w:rsidDel="0064403B">
          <w:delText>Generic Non Specific Guidance - The workgroup will work on developing guidance in regards to handling Mass Vaccination Events/Population Groups/Tiers and how they interact with each other and where the information is needed to be captured based on a patient(client) level or the vaccination level in a generic manner so that it can be repeatable in the event of any Mass Vaccination Event.</w:delText>
        </w:r>
      </w:del>
    </w:p>
    <w:p w14:paraId="45BFAD27" w14:textId="4FAD76CF" w:rsidR="00796764" w:rsidDel="0064403B" w:rsidRDefault="00796764" w:rsidP="00D9010F">
      <w:pPr>
        <w:pStyle w:val="Heading2"/>
        <w:rPr>
          <w:del w:id="84" w:author="Nathan Bunker" w:date="2020-06-08T07:51:00Z"/>
        </w:rPr>
      </w:pPr>
    </w:p>
    <w:p w14:paraId="48DFF29D" w14:textId="64DB971E" w:rsidR="00D9010F" w:rsidDel="0064403B" w:rsidRDefault="00D9010F" w:rsidP="0064403B">
      <w:pPr>
        <w:pStyle w:val="ListParagraph"/>
        <w:rPr>
          <w:del w:id="85" w:author="Nathan Bunker" w:date="2020-06-08T07:52:00Z"/>
        </w:rPr>
      </w:pPr>
      <w:del w:id="86" w:author="Nathan Bunker" w:date="2020-06-08T07:52:00Z">
        <w:r w:rsidDel="0064403B">
          <w:delText xml:space="preserve">• </w:delText>
        </w:r>
      </w:del>
      <w:del w:id="87" w:author="Nathan Bunker" w:date="2020-06-08T07:53:00Z">
        <w:r w:rsidDel="0064403B">
          <w:delText>HL7 Patient Level Capture No Vaccine Administered - The workgroup will work on developing HL7 2.5.1 Release 1.5 VXU messaging guidance in regards to how message information that is seen as ideal information to capture for patient(client) level information specific to a Mass Vaccination Event Events/Population Groups/Tiers that patient(client) is determined to be in for that Mass Vaccination Event without administration of vaccine specific to the Mass Vaccination Event.</w:delText>
        </w:r>
      </w:del>
    </w:p>
    <w:p w14:paraId="6D23962D" w14:textId="4CB3BB04" w:rsidR="00796764" w:rsidDel="0064403B" w:rsidRDefault="00796764">
      <w:pPr>
        <w:pStyle w:val="Heading2"/>
        <w:numPr>
          <w:ilvl w:val="0"/>
          <w:numId w:val="33"/>
        </w:numPr>
        <w:rPr>
          <w:del w:id="88" w:author="Nathan Bunker" w:date="2020-06-08T07:51:00Z"/>
        </w:rPr>
        <w:pPrChange w:id="89" w:author="Nathan Bunker" w:date="2020-06-08T07:52:00Z">
          <w:pPr>
            <w:pStyle w:val="Heading2"/>
          </w:pPr>
        </w:pPrChange>
      </w:pPr>
    </w:p>
    <w:p w14:paraId="526B4B9F" w14:textId="5572D5C7" w:rsidR="00D9010F" w:rsidDel="0064403B" w:rsidRDefault="00D9010F" w:rsidP="0064403B">
      <w:pPr>
        <w:pStyle w:val="ListParagraph"/>
        <w:rPr>
          <w:del w:id="90" w:author="Nathan Bunker" w:date="2020-06-08T07:52:00Z"/>
        </w:rPr>
      </w:pPr>
      <w:del w:id="91" w:author="Nathan Bunker" w:date="2020-06-08T07:52:00Z">
        <w:r w:rsidDel="0064403B">
          <w:delText xml:space="preserve">• </w:delText>
        </w:r>
      </w:del>
      <w:del w:id="92" w:author="Nathan Bunker" w:date="2020-06-08T07:53:00Z">
        <w:r w:rsidDel="0064403B">
          <w:delText>HL7 Patient Level Capture Vaccine Administered - This workgroup will work on developing HL7 2.5.1 Release 1.5 VXU messaging guidance in regards to how message information that is seen as ideal information to capture for patient(client) level information specific to a Mass Vaccination Events/Population Groups/Tiers that patient(client) is determined to be in for that Mass Vaccination Event with administration of vaccine specific to the Mass Vaccination Event.</w:delText>
        </w:r>
      </w:del>
    </w:p>
    <w:p w14:paraId="1A4A425E" w14:textId="261A5DCC" w:rsidR="00796764" w:rsidDel="0064403B" w:rsidRDefault="00796764">
      <w:pPr>
        <w:pStyle w:val="ListParagraph"/>
        <w:numPr>
          <w:ilvl w:val="0"/>
          <w:numId w:val="33"/>
        </w:numPr>
        <w:rPr>
          <w:del w:id="93" w:author="Nathan Bunker" w:date="2020-06-08T07:51:00Z"/>
        </w:rPr>
        <w:pPrChange w:id="94" w:author="Nathan Bunker" w:date="2020-06-08T07:52:00Z">
          <w:pPr>
            <w:pStyle w:val="Heading2"/>
          </w:pPr>
        </w:pPrChange>
      </w:pPr>
    </w:p>
    <w:p w14:paraId="794103C0" w14:textId="1B75C125" w:rsidR="00D9010F" w:rsidDel="0064403B" w:rsidRDefault="00D9010F">
      <w:pPr>
        <w:pStyle w:val="ListParagraph"/>
        <w:rPr>
          <w:del w:id="95" w:author="Nathan Bunker" w:date="2020-06-08T07:51:00Z"/>
        </w:rPr>
        <w:pPrChange w:id="96" w:author="Nathan Bunker" w:date="2020-06-08T07:52:00Z">
          <w:pPr/>
        </w:pPrChange>
      </w:pPr>
      <w:del w:id="97" w:author="Nathan Bunker" w:date="2020-06-08T07:52:00Z">
        <w:r w:rsidDel="0064403B">
          <w:delText xml:space="preserve">• </w:delText>
        </w:r>
      </w:del>
      <w:del w:id="98" w:author="Nathan Bunker" w:date="2020-06-08T07:53:00Z">
        <w:r w:rsidDel="0064403B">
          <w:delText>HL7 Vaccine Level Capture Vaccine Administered - This workgroup will work on developing HL7 2.5.1 Release 1.5 VXU messaging guidance in regards to how message information that is seen as ideal information to capture for vaccination level information specific to a Mass Vaccination Events/Population Groups/Tiers that the patient(client) was in at time of vaccine administration specific to the Mass Vaccination Event.</w:delText>
        </w:r>
      </w:del>
      <w:bookmarkEnd w:id="76"/>
    </w:p>
    <w:p w14:paraId="2DA26B2A" w14:textId="6DE69908" w:rsidR="00796764" w:rsidDel="0064403B" w:rsidRDefault="00796764">
      <w:pPr>
        <w:pStyle w:val="ListParagraph"/>
        <w:rPr>
          <w:del w:id="99" w:author="Nathan Bunker" w:date="2020-06-08T07:53:00Z"/>
        </w:rPr>
        <w:pPrChange w:id="100" w:author="Nathan Bunker" w:date="2020-06-08T07:52:00Z">
          <w:pPr>
            <w:pStyle w:val="Heading2"/>
          </w:pPr>
        </w:pPrChange>
      </w:pPr>
    </w:p>
    <w:p w14:paraId="61087B94" w14:textId="09AA6D02" w:rsidR="00796764" w:rsidRDefault="00D9010F" w:rsidP="00D9010F">
      <w:pPr>
        <w:pStyle w:val="Heading2"/>
      </w:pPr>
      <w:r>
        <w:t>Out of Scope</w:t>
      </w:r>
      <w:del w:id="101" w:author="Nathan Bunker" w:date="2020-06-08T07:57:00Z">
        <w:r w:rsidDel="0064403B">
          <w:delText xml:space="preserve"> Information</w:delText>
        </w:r>
      </w:del>
    </w:p>
    <w:p w14:paraId="1C5FD415" w14:textId="27A481AC" w:rsidR="00D9010F" w:rsidRDefault="0064403B">
      <w:pPr>
        <w:pStyle w:val="ListParagraph"/>
        <w:numPr>
          <w:ilvl w:val="0"/>
          <w:numId w:val="37"/>
        </w:numPr>
        <w:pPrChange w:id="102" w:author="Nathan Bunker" w:date="2020-06-08T07:57:00Z">
          <w:pPr/>
        </w:pPrChange>
      </w:pPr>
      <w:ins w:id="103" w:author="Nathan Bunker" w:date="2020-06-08T07:57:00Z">
        <w:r>
          <w:t xml:space="preserve">How specific priority groups or populations will be identified during a mass vaccination event. </w:t>
        </w:r>
      </w:ins>
      <w:ins w:id="104" w:author="Nathan Bunker" w:date="2020-06-08T07:58:00Z">
        <w:r w:rsidR="0034611F">
          <w:t xml:space="preserve">These will be determined </w:t>
        </w:r>
      </w:ins>
      <w:ins w:id="105" w:author="Nathan Bunker" w:date="2020-06-08T07:59:00Z">
        <w:r w:rsidR="0034611F">
          <w:t>as needed by</w:t>
        </w:r>
      </w:ins>
      <w:ins w:id="106" w:author="Nathan Bunker" w:date="2020-06-08T07:58:00Z">
        <w:r w:rsidR="0034611F">
          <w:t xml:space="preserve"> national and local jurisdictions</w:t>
        </w:r>
      </w:ins>
      <w:ins w:id="107" w:author="Nathan Bunker" w:date="2020-06-08T07:59:00Z">
        <w:r w:rsidR="0034611F">
          <w:t>.</w:t>
        </w:r>
      </w:ins>
      <w:del w:id="108" w:author="Nathan Bunker" w:date="2020-06-08T07:57:00Z">
        <w:r w:rsidR="00D9010F" w:rsidDel="0064403B">
          <w:delText xml:space="preserve">• </w:delText>
        </w:r>
      </w:del>
      <w:del w:id="109" w:author="Nathan Bunker" w:date="2020-06-08T07:58:00Z">
        <w:r w:rsidR="00D9010F" w:rsidDel="0034611F">
          <w:delText>The CDC determines the specific priority groups for population groups to be identified for vaccination during a mass vaccination event and IIS need to be able to generically identify population groups without knowing priority groups. This workgroup will not determine specific priority groups.</w:delText>
        </w:r>
      </w:del>
    </w:p>
    <w:p w14:paraId="2357D923" w14:textId="794B6939" w:rsidR="00D9010F" w:rsidRDefault="00D9010F">
      <w:pPr>
        <w:pStyle w:val="ListParagraph"/>
        <w:numPr>
          <w:ilvl w:val="0"/>
          <w:numId w:val="37"/>
        </w:numPr>
        <w:pPrChange w:id="110" w:author="Nathan Bunker" w:date="2020-06-08T07:57:00Z">
          <w:pPr/>
        </w:pPrChange>
      </w:pPr>
      <w:del w:id="111" w:author="Nathan Bunker" w:date="2020-06-08T07:57:00Z">
        <w:r w:rsidDel="0064403B">
          <w:delText xml:space="preserve">• </w:delText>
        </w:r>
      </w:del>
      <w:del w:id="112" w:author="Nathan Bunker" w:date="2020-06-08T07:59:00Z">
        <w:r w:rsidDel="0034611F">
          <w:delText>EHR and EMR systems at the time of administration during a Pandemic Event need to know the population group and the tier that the patient/client is in to identify if they can receive the vaccine. IIS have the capability to submit population group and tier to EHR/EMR systems via HL7 messaging but at this time the workgroup has determined that this is out of scope.</w:delText>
        </w:r>
      </w:del>
      <w:ins w:id="113" w:author="Nathan Bunker" w:date="2020-06-08T07:59:00Z">
        <w:r w:rsidR="0034611F">
          <w:t>Reporting the population group or tier informati</w:t>
        </w:r>
      </w:ins>
      <w:ins w:id="114" w:author="Nathan Bunker" w:date="2020-06-08T08:00:00Z">
        <w:r w:rsidR="0034611F">
          <w:t xml:space="preserve">on in a query response (RSP) message. </w:t>
        </w:r>
      </w:ins>
    </w:p>
    <w:p w14:paraId="7C31CD55" w14:textId="52CBFABD" w:rsidR="00D9010F" w:rsidRDefault="00D9010F">
      <w:pPr>
        <w:pStyle w:val="ListParagraph"/>
        <w:numPr>
          <w:ilvl w:val="0"/>
          <w:numId w:val="37"/>
        </w:numPr>
        <w:pPrChange w:id="115" w:author="Nathan Bunker" w:date="2020-06-08T07:57:00Z">
          <w:pPr/>
        </w:pPrChange>
      </w:pPr>
      <w:del w:id="116" w:author="Nathan Bunker" w:date="2020-06-08T07:57:00Z">
        <w:r w:rsidDel="0064403B">
          <w:delText xml:space="preserve">• </w:delText>
        </w:r>
      </w:del>
      <w:del w:id="117" w:author="Nathan Bunker" w:date="2020-06-08T08:01:00Z">
        <w:r w:rsidDel="0034611F">
          <w:delText>Other systems may have the capability of exporting patient specific population groups to be imported by an IIS during a Mass Vaccination Event. IIS may have the capability to import the patient and specific population group of the patient into their system. At this time the workgroup has determined that this is currently out of scope.</w:delText>
        </w:r>
      </w:del>
      <w:ins w:id="118" w:author="Nathan Bunker" w:date="2020-06-08T08:01:00Z">
        <w:r w:rsidR="0034611F">
          <w:t xml:space="preserve">Importing lists of patients of specific population groups </w:t>
        </w:r>
      </w:ins>
      <w:ins w:id="119" w:author="Nathan Bunker" w:date="2020-06-08T08:02:00Z">
        <w:r w:rsidR="0034611F">
          <w:t xml:space="preserve">into the IIS in a non-HL7 format. </w:t>
        </w:r>
      </w:ins>
      <w:ins w:id="120" w:author="Nathan Bunker" w:date="2020-06-08T08:01:00Z">
        <w:r w:rsidR="0034611F">
          <w:t>(e.g. importing a list of employees</w:t>
        </w:r>
      </w:ins>
      <w:ins w:id="121" w:author="Nathan Bunker" w:date="2020-06-08T08:02:00Z">
        <w:r w:rsidR="0034611F">
          <w:t xml:space="preserve"> who need to be vaccinated as a group) </w:t>
        </w:r>
      </w:ins>
    </w:p>
    <w:p w14:paraId="1D9F29DF" w14:textId="3054B56C" w:rsidR="00D9010F" w:rsidRDefault="00D9010F">
      <w:pPr>
        <w:pStyle w:val="ListParagraph"/>
        <w:numPr>
          <w:ilvl w:val="0"/>
          <w:numId w:val="37"/>
        </w:numPr>
        <w:pPrChange w:id="122" w:author="Nathan Bunker" w:date="2020-06-08T07:57:00Z">
          <w:pPr/>
        </w:pPrChange>
      </w:pPr>
      <w:del w:id="123" w:author="Nathan Bunker" w:date="2020-06-08T07:57:00Z">
        <w:r w:rsidDel="0064403B">
          <w:delText xml:space="preserve">• </w:delText>
        </w:r>
      </w:del>
      <w:del w:id="124" w:author="Nathan Bunker" w:date="2020-06-08T08:02:00Z">
        <w:r w:rsidDel="0034611F">
          <w:delText xml:space="preserve">IIS are capable of producing reminders and recall notices for individuals. </w:delText>
        </w:r>
      </w:del>
      <w:del w:id="125" w:author="Nathan Bunker" w:date="2020-06-08T08:03:00Z">
        <w:r w:rsidDel="0034611F">
          <w:delText>Guidance on how r</w:delText>
        </w:r>
      </w:del>
      <w:ins w:id="126" w:author="Nathan Bunker" w:date="2020-06-08T08:03:00Z">
        <w:r w:rsidR="0034611F">
          <w:t>R</w:t>
        </w:r>
      </w:ins>
      <w:r>
        <w:t xml:space="preserve">eminders and recalls </w:t>
      </w:r>
      <w:ins w:id="127" w:author="Nathan Bunker" w:date="2020-06-08T08:03:00Z">
        <w:r w:rsidR="0034611F">
          <w:t xml:space="preserve">that </w:t>
        </w:r>
      </w:ins>
      <w:del w:id="128" w:author="Nathan Bunker" w:date="2020-06-08T08:03:00Z">
        <w:r w:rsidDel="0034611F">
          <w:delText>are to be generated</w:delText>
        </w:r>
      </w:del>
      <w:ins w:id="129" w:author="Nathan Bunker" w:date="2020-06-08T08:03:00Z">
        <w:r w:rsidR="0034611F">
          <w:t>the IIS might create</w:t>
        </w:r>
      </w:ins>
      <w:r>
        <w:t xml:space="preserve"> based on population group or tier</w:t>
      </w:r>
      <w:del w:id="130" w:author="Nathan Bunker" w:date="2020-06-08T08:03:00Z">
        <w:r w:rsidDel="0034611F">
          <w:delText xml:space="preserve"> during a Mass Vaccination Event has been determined out of scope by the workgroup.</w:delText>
        </w:r>
      </w:del>
      <w:ins w:id="131" w:author="Nathan Bunker" w:date="2020-06-08T08:03:00Z">
        <w:r w:rsidR="0034611F">
          <w:t>.</w:t>
        </w:r>
      </w:ins>
    </w:p>
    <w:p w14:paraId="7E160A61" w14:textId="21B983C9" w:rsidR="00D9010F" w:rsidRDefault="0034611F">
      <w:pPr>
        <w:pStyle w:val="ListParagraph"/>
        <w:numPr>
          <w:ilvl w:val="0"/>
          <w:numId w:val="37"/>
        </w:numPr>
        <w:pPrChange w:id="132" w:author="Nathan Bunker" w:date="2020-06-08T07:57:00Z">
          <w:pPr/>
        </w:pPrChange>
      </w:pPr>
      <w:ins w:id="133" w:author="Nathan Bunker" w:date="2020-06-08T08:03:00Z">
        <w:r>
          <w:t>How vaccines will be distributed</w:t>
        </w:r>
      </w:ins>
      <w:del w:id="134" w:author="Nathan Bunker" w:date="2020-06-08T07:57:00Z">
        <w:r w:rsidR="00D9010F" w:rsidDel="0064403B">
          <w:delText xml:space="preserve">• </w:delText>
        </w:r>
      </w:del>
      <w:del w:id="135" w:author="Nathan Bunker" w:date="2020-06-08T08:03:00Z">
        <w:r w:rsidR="00D9010F" w:rsidDel="0034611F">
          <w:delText>During a Mass Vaccination Event distribution of vaccine inventory is determined on a jurisdictional basis. Guidance on distribution of va</w:delText>
        </w:r>
      </w:del>
      <w:del w:id="136" w:author="Nathan Bunker" w:date="2020-06-08T08:04:00Z">
        <w:r w:rsidR="00D9010F" w:rsidDel="0034611F">
          <w:delText>ccine during a Mass Vaccination Event has been determined out of scope by the work group</w:delText>
        </w:r>
      </w:del>
      <w:r w:rsidR="00D9010F">
        <w:t>.</w:t>
      </w:r>
    </w:p>
    <w:p w14:paraId="2E99182F" w14:textId="32A2937D" w:rsidR="00D9010F" w:rsidRDefault="0034611F">
      <w:pPr>
        <w:pStyle w:val="ListParagraph"/>
        <w:numPr>
          <w:ilvl w:val="0"/>
          <w:numId w:val="37"/>
        </w:numPr>
        <w:pPrChange w:id="137" w:author="Nathan Bunker" w:date="2020-06-08T07:57:00Z">
          <w:pPr/>
        </w:pPrChange>
      </w:pPr>
      <w:ins w:id="138" w:author="Nathan Bunker" w:date="2020-06-08T08:04:00Z">
        <w:r>
          <w:t xml:space="preserve">Reports an IIS may generate to report on </w:t>
        </w:r>
      </w:ins>
      <w:del w:id="139" w:author="Nathan Bunker" w:date="2020-06-08T07:57:00Z">
        <w:r w:rsidR="00D9010F" w:rsidDel="0064403B">
          <w:delText xml:space="preserve">• </w:delText>
        </w:r>
      </w:del>
      <w:del w:id="140" w:author="Nathan Bunker" w:date="2020-06-08T08:04:00Z">
        <w:r w:rsidR="00D9010F" w:rsidDel="0034611F">
          <w:delText>During a Mass Vaccination Event many different reports can be ran by an IIS based on Mass Vaccination Event/Population Group/Tiers</w:delText>
        </w:r>
      </w:del>
      <w:ins w:id="141" w:author="Nathan Bunker" w:date="2020-06-08T08:04:00Z">
        <w:r>
          <w:t>population groups or tiers</w:t>
        </w:r>
      </w:ins>
      <w:r w:rsidR="00D9010F">
        <w:t xml:space="preserve">. </w:t>
      </w:r>
      <w:del w:id="142" w:author="Nathan Bunker" w:date="2020-06-08T08:04:00Z">
        <w:r w:rsidR="00D9010F" w:rsidDel="0034611F">
          <w:delText>Guidance on generating reports based on a Mass Vaccination Event has been determined out of scope by the workgroup.</w:delText>
        </w:r>
      </w:del>
    </w:p>
    <w:p w14:paraId="7BE309E5" w14:textId="23C61C3F" w:rsidR="00D9010F" w:rsidRPr="005C545E" w:rsidRDefault="0034611F" w:rsidP="0064403B">
      <w:pPr>
        <w:pStyle w:val="ListParagraph"/>
        <w:numPr>
          <w:ilvl w:val="0"/>
          <w:numId w:val="37"/>
        </w:numPr>
        <w:rPr>
          <w:ins w:id="143" w:author="Nathan Bunker" w:date="2020-06-08T11:04:00Z"/>
          <w:rFonts w:eastAsia="Times New Roman"/>
          <w:rPrChange w:id="144" w:author="Nathan Bunker" w:date="2020-06-08T11:04:00Z">
            <w:rPr>
              <w:ins w:id="145" w:author="Nathan Bunker" w:date="2020-06-08T11:04:00Z"/>
            </w:rPr>
          </w:rPrChange>
        </w:rPr>
      </w:pPr>
      <w:ins w:id="146" w:author="Nathan Bunker" w:date="2020-06-08T08:05:00Z">
        <w:r>
          <w:t>How an individual is assigned to a specific population group</w:t>
        </w:r>
      </w:ins>
      <w:ins w:id="147" w:author="Nathan Bunker" w:date="2020-06-08T08:06:00Z">
        <w:r>
          <w:t xml:space="preserve">, especially when the person qualifies for more than one. </w:t>
        </w:r>
      </w:ins>
      <w:del w:id="148" w:author="Nathan Bunker" w:date="2020-06-08T07:57:00Z">
        <w:r w:rsidR="00D9010F" w:rsidDel="0064403B">
          <w:delText xml:space="preserve">• </w:delText>
        </w:r>
      </w:del>
      <w:del w:id="149" w:author="Nathan Bunker" w:date="2020-06-08T08:06:00Z">
        <w:r w:rsidR="00D9010F" w:rsidDel="0034611F">
          <w:delText>Determining the individual's specific population group(s) and the tier(s) is assessed by the provider who could administer the vaccine and is important for the provider to assess the individual at the highest tier if they fall into multiple population groups. This guidance has been determined out of scope for the workgroup.</w:delText>
        </w:r>
      </w:del>
    </w:p>
    <w:p w14:paraId="02366F50" w14:textId="3084817F" w:rsidR="005C545E" w:rsidRPr="0064403B" w:rsidDel="005C545E" w:rsidRDefault="005C545E">
      <w:pPr>
        <w:pStyle w:val="ListParagraph"/>
        <w:numPr>
          <w:ilvl w:val="0"/>
          <w:numId w:val="37"/>
        </w:numPr>
        <w:rPr>
          <w:del w:id="150" w:author="Nathan Bunker" w:date="2020-06-08T11:04:00Z"/>
          <w:rFonts w:eastAsia="Times New Roman"/>
        </w:rPr>
        <w:pPrChange w:id="151" w:author="Nathan Bunker" w:date="2020-06-08T07:57:00Z">
          <w:pPr/>
        </w:pPrChange>
      </w:pPr>
    </w:p>
    <w:p w14:paraId="07DBA3F4" w14:textId="60008AB3" w:rsidR="00B550B5" w:rsidRDefault="00AA5019" w:rsidP="00C82626">
      <w:pPr>
        <w:pStyle w:val="Heading1"/>
        <w:rPr>
          <w:b/>
          <w:bCs/>
        </w:rPr>
      </w:pPr>
      <w:bookmarkStart w:id="152" w:name="_Toc40966692"/>
      <w:r>
        <w:rPr>
          <w:b/>
          <w:bCs/>
        </w:rPr>
        <w:t>Vocabulary</w:t>
      </w:r>
      <w:bookmarkEnd w:id="152"/>
    </w:p>
    <w:p w14:paraId="67058E55" w14:textId="0C0C7495" w:rsidR="001032B0" w:rsidDel="0034611F" w:rsidRDefault="001032B0" w:rsidP="00FA2E30">
      <w:pPr>
        <w:rPr>
          <w:del w:id="153" w:author="Nathan Bunker" w:date="2020-06-08T08:07:00Z"/>
        </w:rPr>
      </w:pPr>
      <w:del w:id="154" w:author="Nathan Bunker" w:date="2020-06-08T08:07:00Z">
        <w:r w:rsidDel="0034611F">
          <w:delText>Below describes definitions of terms the Workgroup will use in regards to conversations and group work.</w:delText>
        </w:r>
      </w:del>
    </w:p>
    <w:p w14:paraId="5B322EBD" w14:textId="54E11F9D" w:rsidR="001032B0" w:rsidDel="0034611F" w:rsidRDefault="001032B0" w:rsidP="001032B0">
      <w:pPr>
        <w:pStyle w:val="Heading2"/>
        <w:rPr>
          <w:del w:id="155" w:author="Nathan Bunker" w:date="2020-06-08T08:07:00Z"/>
        </w:rPr>
      </w:pPr>
    </w:p>
    <w:p w14:paraId="2F37FD06" w14:textId="031BA7F1" w:rsidR="001032B0" w:rsidRDefault="001032B0" w:rsidP="001032B0">
      <w:pPr>
        <w:pStyle w:val="Heading2"/>
        <w:rPr>
          <w:ins w:id="156" w:author="Nathan Bunker" w:date="2020-06-08T08:07:00Z"/>
        </w:rPr>
      </w:pPr>
      <w:r>
        <w:t>CDC Definitions</w:t>
      </w:r>
    </w:p>
    <w:p w14:paraId="570671C3" w14:textId="245CB0C5" w:rsidR="0034611F" w:rsidRPr="0034611F" w:rsidDel="0034611F" w:rsidRDefault="0034611F">
      <w:pPr>
        <w:rPr>
          <w:del w:id="157" w:author="Nathan Bunker" w:date="2020-06-08T08:07:00Z"/>
          <w:rPrChange w:id="158" w:author="Nathan Bunker" w:date="2020-06-08T08:07:00Z">
            <w:rPr>
              <w:del w:id="159" w:author="Nathan Bunker" w:date="2020-06-08T08:07:00Z"/>
            </w:rPr>
          </w:rPrChange>
        </w:rPr>
        <w:pPrChange w:id="160" w:author="Nathan Bunker" w:date="2020-06-08T08:07:00Z">
          <w:pPr>
            <w:pStyle w:val="Heading2"/>
          </w:pPr>
        </w:pPrChange>
      </w:pPr>
    </w:p>
    <w:p w14:paraId="11F2AC65" w14:textId="6D0AF1D7" w:rsidR="001032B0" w:rsidRDefault="001032B0" w:rsidP="00FA2E30">
      <w:r>
        <w:t>Pandemic</w:t>
      </w:r>
      <w:ins w:id="161" w:author="Suchon, Jason S" w:date="2020-06-08T15:20:00Z">
        <w:r w:rsidR="004B6A2D">
          <w:t xml:space="preserve"> - </w:t>
        </w:r>
      </w:ins>
      <w:ins w:id="162" w:author="Nathan Bunker" w:date="2020-06-08T08:08:00Z">
        <w:del w:id="163" w:author="Suchon, Jason S" w:date="2020-06-08T15:20:00Z">
          <w:r w:rsidR="0034611F" w:rsidDel="004B6A2D">
            <w:br/>
          </w:r>
        </w:del>
      </w:ins>
      <w:del w:id="164" w:author="Nathan Bunker" w:date="2020-06-08T08:08:00Z">
        <w:r w:rsidDel="0034611F">
          <w:delText xml:space="preserve"> - </w:delText>
        </w:r>
      </w:del>
      <w:r>
        <w:t>Pandemics happen when new (novel) pathogens emerges that are able to infect people easily and spread from person to person in an efficient and sustained way.</w:t>
      </w:r>
    </w:p>
    <w:p w14:paraId="25CC50AC" w14:textId="4FEED66B" w:rsidR="001032B0" w:rsidRDefault="001032B0" w:rsidP="00FA2E30">
      <w:r>
        <w:t xml:space="preserve">Population Group - People targeted for vaccination defined by occupation, age group, or risk level. </w:t>
      </w:r>
    </w:p>
    <w:p w14:paraId="2A3F8FE2" w14:textId="7A8FE342" w:rsidR="001032B0" w:rsidRDefault="001032B0" w:rsidP="00FA2E30">
      <w:r>
        <w:t xml:space="preserve">Tier - Across categories, vaccine will be allocated and administered according to tiers where all groups designated for vaccination within a tier have equal priority for vaccination. Groups within tiers vary depending on pandemic severity. </w:t>
      </w:r>
    </w:p>
    <w:p w14:paraId="637F89D2" w14:textId="4342CF85" w:rsidR="001032B0" w:rsidRDefault="001032B0" w:rsidP="00FA2E30">
      <w:r>
        <w:t xml:space="preserve">Category - Pandemic vaccination population groups are clustered into four broad categories (homeland and national security, health care and community support services, other critical infrastructure, and the general population). </w:t>
      </w:r>
    </w:p>
    <w:p w14:paraId="2ED72A63" w14:textId="6541069B" w:rsidR="001032B0" w:rsidRDefault="001032B0" w:rsidP="00FA2E30">
      <w:r>
        <w:t>Priority Group - Groupings of Population Groups that are defined by a tier.</w:t>
      </w:r>
    </w:p>
    <w:p w14:paraId="041860B0" w14:textId="757F77D4" w:rsidR="001032B0" w:rsidRDefault="001032B0" w:rsidP="00FA2E30">
      <w:r>
        <w:t xml:space="preserve">Severity - Once a novel pathogen is identified and is spreading from person-to-person in a sustained manner, public health officials use the Pandemic Severity Assessment Framework (PSAF) to determine the impact of the pandemic, or how “bad” the pandemic will be. There are two main factors that can be used to determine the impact of a pandemic. The first is clinical severity, or how serious is the illness associated with infection. The second factor is transmissibility, or how easily the pandemic virus spreads from person-to-person. These two </w:t>
      </w:r>
      <w:r>
        <w:lastRenderedPageBreak/>
        <w:t>factors combined are used to guide decisions about which actions CDC recommends at a given time during the pandemic and these factors are used when defining tiers.</w:t>
      </w:r>
    </w:p>
    <w:p w14:paraId="3641FB5B" w14:textId="44588DB8" w:rsidR="001032B0" w:rsidRDefault="001032B0" w:rsidP="001032B0">
      <w:pPr>
        <w:pStyle w:val="Heading2"/>
      </w:pPr>
      <w:r>
        <w:t>IIS Definitions</w:t>
      </w:r>
    </w:p>
    <w:p w14:paraId="0890C647" w14:textId="4B114AAC" w:rsidR="001032B0" w:rsidRDefault="001032B0" w:rsidP="00FA2E30">
      <w:pPr>
        <w:rPr>
          <w:rFonts w:eastAsia="Times New Roman"/>
          <w:sz w:val="36"/>
          <w:szCs w:val="36"/>
        </w:rPr>
      </w:pPr>
      <w:r w:rsidRPr="009C1F32">
        <w:rPr>
          <w:b/>
          <w:bCs/>
          <w:rPrChange w:id="165" w:author="Nathan Bunker" w:date="2020-06-08T08:08:00Z">
            <w:rPr/>
          </w:rPrChange>
        </w:rPr>
        <w:t>Mass Vaccination Event</w:t>
      </w:r>
      <w:ins w:id="166" w:author="Nathan Bunker" w:date="2020-06-08T08:08:00Z">
        <w:r w:rsidR="009C1F32" w:rsidRPr="009C1F32">
          <w:rPr>
            <w:b/>
            <w:bCs/>
            <w:rPrChange w:id="167" w:author="Nathan Bunker" w:date="2020-06-08T08:08:00Z">
              <w:rPr/>
            </w:rPrChange>
          </w:rPr>
          <w:br/>
        </w:r>
      </w:ins>
      <w:del w:id="168" w:author="Nathan Bunker" w:date="2020-06-08T08:08:00Z">
        <w:r w:rsidDel="009C1F32">
          <w:delText xml:space="preserve"> - </w:delText>
        </w:r>
      </w:del>
      <w:r>
        <w:t xml:space="preserve">A mass vaccination event is an event that requires vaccine to be distributed to mass populations in the event of a Pandemic, Emergency Response, and or natural disaster.  IIS should be able to capture a Mass Vaccination Event based on the </w:t>
      </w:r>
      <w:proofErr w:type="gramStart"/>
      <w:r>
        <w:t>Patient(</w:t>
      </w:r>
      <w:proofErr w:type="gramEnd"/>
      <w:r>
        <w:t>Client) Level as well as the Vaccination Level.</w:t>
      </w:r>
    </w:p>
    <w:p w14:paraId="778FC582" w14:textId="1CCBEAB3" w:rsidR="001032B0" w:rsidRDefault="001032B0" w:rsidP="00FA2E30">
      <w:r w:rsidRPr="009C1F32">
        <w:rPr>
          <w:b/>
          <w:bCs/>
          <w:rPrChange w:id="169" w:author="Nathan Bunker" w:date="2020-06-08T08:09:00Z">
            <w:rPr/>
          </w:rPrChange>
        </w:rPr>
        <w:t>Population Group</w:t>
      </w:r>
      <w:del w:id="170" w:author="Nathan Bunker" w:date="2020-06-08T08:08:00Z">
        <w:r w:rsidRPr="009C1F32" w:rsidDel="009C1F32">
          <w:rPr>
            <w:b/>
            <w:bCs/>
            <w:rPrChange w:id="171" w:author="Nathan Bunker" w:date="2020-06-08T08:09:00Z">
              <w:rPr/>
            </w:rPrChange>
          </w:rPr>
          <w:delText xml:space="preserve"> - </w:delText>
        </w:r>
      </w:del>
      <w:ins w:id="172" w:author="Nathan Bunker" w:date="2020-06-08T08:08:00Z">
        <w:r w:rsidR="009C1F32" w:rsidRPr="009C1F32">
          <w:rPr>
            <w:b/>
            <w:bCs/>
            <w:rPrChange w:id="173" w:author="Nathan Bunker" w:date="2020-06-08T08:09:00Z">
              <w:rPr/>
            </w:rPrChange>
          </w:rPr>
          <w:br/>
        </w:r>
      </w:ins>
      <w:r>
        <w:t xml:space="preserve">The Population Group refers to the CDC Population Group Definition and is the Population Group that the </w:t>
      </w:r>
      <w:proofErr w:type="gramStart"/>
      <w:r>
        <w:t>Patient(</w:t>
      </w:r>
      <w:proofErr w:type="gramEnd"/>
      <w:r>
        <w:t xml:space="preserve">Client) that was assessed by the administering provider to be a part of based on the Mass Vaccination Event.  IIS should be able to capture a Population Group for the </w:t>
      </w:r>
      <w:proofErr w:type="gramStart"/>
      <w:r>
        <w:t>Patient(</w:t>
      </w:r>
      <w:proofErr w:type="gramEnd"/>
      <w:r>
        <w:t xml:space="preserve">Client) Level as well as the Vaccination Level. </w:t>
      </w:r>
    </w:p>
    <w:p w14:paraId="61990229" w14:textId="163677C7" w:rsidR="001032B0" w:rsidRDefault="001032B0" w:rsidP="00FA2E30">
      <w:r w:rsidRPr="009C1F32">
        <w:rPr>
          <w:b/>
          <w:bCs/>
          <w:rPrChange w:id="174" w:author="Nathan Bunker" w:date="2020-06-08T08:09:00Z">
            <w:rPr/>
          </w:rPrChange>
        </w:rPr>
        <w:t>Tier</w:t>
      </w:r>
      <w:del w:id="175" w:author="Nathan Bunker" w:date="2020-06-08T08:08:00Z">
        <w:r w:rsidRPr="009C1F32" w:rsidDel="009C1F32">
          <w:rPr>
            <w:b/>
            <w:bCs/>
            <w:rPrChange w:id="176" w:author="Nathan Bunker" w:date="2020-06-08T08:09:00Z">
              <w:rPr/>
            </w:rPrChange>
          </w:rPr>
          <w:delText xml:space="preserve"> - </w:delText>
        </w:r>
      </w:del>
      <w:ins w:id="177" w:author="Nathan Bunker" w:date="2020-06-08T08:08:00Z">
        <w:r w:rsidR="009C1F32" w:rsidRPr="009C1F32">
          <w:rPr>
            <w:b/>
            <w:bCs/>
            <w:rPrChange w:id="178" w:author="Nathan Bunker" w:date="2020-06-08T08:09:00Z">
              <w:rPr/>
            </w:rPrChange>
          </w:rPr>
          <w:br/>
        </w:r>
      </w:ins>
      <w:r>
        <w:t xml:space="preserve">The Tier refers to the CDC Tier Definition and is the specific Tier that the highest most important Population Group the </w:t>
      </w:r>
      <w:proofErr w:type="gramStart"/>
      <w:r>
        <w:t>Patient(</w:t>
      </w:r>
      <w:proofErr w:type="gramEnd"/>
      <w:r>
        <w:t xml:space="preserve">Client) that was determined to be in when assessed by the administering provider based on the Mass Vaccination Event.  IIS should be able to capture a Tier based on the </w:t>
      </w:r>
      <w:proofErr w:type="gramStart"/>
      <w:r>
        <w:t>Patient(</w:t>
      </w:r>
      <w:proofErr w:type="gramEnd"/>
      <w:r>
        <w:t>Client) Level as well as the Vaccination Level.</w:t>
      </w:r>
    </w:p>
    <w:p w14:paraId="643D4B45" w14:textId="0AC00FF8" w:rsidR="001032B0" w:rsidRDefault="00796764" w:rsidP="00FA2E30">
      <w:r w:rsidRPr="009C1F32">
        <w:rPr>
          <w:b/>
          <w:bCs/>
          <w:rPrChange w:id="179" w:author="Nathan Bunker" w:date="2020-06-08T08:09:00Z">
            <w:rPr/>
          </w:rPrChange>
        </w:rPr>
        <w:t xml:space="preserve">Mass Vaccination </w:t>
      </w:r>
      <w:r w:rsidR="001032B0" w:rsidRPr="009C1F32">
        <w:rPr>
          <w:b/>
          <w:bCs/>
          <w:rPrChange w:id="180" w:author="Nathan Bunker" w:date="2020-06-08T08:09:00Z">
            <w:rPr/>
          </w:rPrChange>
        </w:rPr>
        <w:t>Effective Date</w:t>
      </w:r>
      <w:del w:id="181" w:author="Nathan Bunker" w:date="2020-06-08T08:09:00Z">
        <w:r w:rsidR="001032B0" w:rsidRPr="009C1F32" w:rsidDel="009C1F32">
          <w:rPr>
            <w:b/>
            <w:bCs/>
            <w:rPrChange w:id="182" w:author="Nathan Bunker" w:date="2020-06-08T08:09:00Z">
              <w:rPr/>
            </w:rPrChange>
          </w:rPr>
          <w:delText xml:space="preserve"> - </w:delText>
        </w:r>
      </w:del>
      <w:ins w:id="183" w:author="Nathan Bunker" w:date="2020-06-08T08:09:00Z">
        <w:r w:rsidR="009C1F32" w:rsidRPr="009C1F32">
          <w:rPr>
            <w:b/>
            <w:bCs/>
            <w:rPrChange w:id="184" w:author="Nathan Bunker" w:date="2020-06-08T08:09:00Z">
              <w:rPr/>
            </w:rPrChange>
          </w:rPr>
          <w:br/>
        </w:r>
      </w:ins>
      <w:r w:rsidR="001032B0">
        <w:t xml:space="preserve">The </w:t>
      </w:r>
      <w:r>
        <w:t xml:space="preserve">Mass Vaccination </w:t>
      </w:r>
      <w:r w:rsidR="001032B0">
        <w:t xml:space="preserve">Effective Date is determined to be the date the </w:t>
      </w:r>
      <w:proofErr w:type="gramStart"/>
      <w:r w:rsidR="001032B0">
        <w:t>Patient(</w:t>
      </w:r>
      <w:proofErr w:type="gramEnd"/>
      <w:r w:rsidR="001032B0">
        <w:t xml:space="preserve">Client) was assessed by the administering provider for population group and tier for a Mass Vaccination Event.  IIS should be able to capture the Effective Date based on the </w:t>
      </w:r>
      <w:proofErr w:type="gramStart"/>
      <w:r w:rsidR="001032B0">
        <w:t>Patient(</w:t>
      </w:r>
      <w:proofErr w:type="gramEnd"/>
      <w:r w:rsidR="001032B0">
        <w:t>Client) Level as well as the Vaccination Level.</w:t>
      </w:r>
    </w:p>
    <w:p w14:paraId="45F4DB80" w14:textId="4EA51174" w:rsidR="001032B0" w:rsidRDefault="001032B0" w:rsidP="00FA2E30">
      <w:r w:rsidRPr="009C1F32">
        <w:rPr>
          <w:b/>
          <w:bCs/>
          <w:rPrChange w:id="185" w:author="Nathan Bunker" w:date="2020-06-08T08:09:00Z">
            <w:rPr/>
          </w:rPrChange>
        </w:rPr>
        <w:t>Category</w:t>
      </w:r>
      <w:del w:id="186" w:author="Nathan Bunker" w:date="2020-06-08T08:09:00Z">
        <w:r w:rsidRPr="009C1F32" w:rsidDel="009C1F32">
          <w:rPr>
            <w:b/>
            <w:bCs/>
            <w:rPrChange w:id="187" w:author="Nathan Bunker" w:date="2020-06-08T08:09:00Z">
              <w:rPr/>
            </w:rPrChange>
          </w:rPr>
          <w:delText xml:space="preserve"> - </w:delText>
        </w:r>
      </w:del>
      <w:ins w:id="188" w:author="Nathan Bunker" w:date="2020-06-08T08:09:00Z">
        <w:r w:rsidR="009C1F32" w:rsidRPr="009C1F32">
          <w:rPr>
            <w:b/>
            <w:bCs/>
            <w:rPrChange w:id="189" w:author="Nathan Bunker" w:date="2020-06-08T08:09:00Z">
              <w:rPr/>
            </w:rPrChange>
          </w:rPr>
          <w:br/>
        </w:r>
      </w:ins>
      <w:r>
        <w:t xml:space="preserve">The Category refers to the CDC Category Definition and is something that the IIS should not be capturing at this point in time. </w:t>
      </w:r>
    </w:p>
    <w:p w14:paraId="5D9599F6" w14:textId="7AE0F8D5" w:rsidR="001032B0" w:rsidRDefault="001032B0" w:rsidP="00FA2E30">
      <w:r w:rsidRPr="009C1F32">
        <w:rPr>
          <w:b/>
          <w:bCs/>
          <w:rPrChange w:id="190" w:author="Nathan Bunker" w:date="2020-06-08T08:09:00Z">
            <w:rPr/>
          </w:rPrChange>
        </w:rPr>
        <w:t>Priority Group</w:t>
      </w:r>
      <w:del w:id="191" w:author="Nathan Bunker" w:date="2020-06-08T08:09:00Z">
        <w:r w:rsidRPr="009C1F32" w:rsidDel="009C1F32">
          <w:rPr>
            <w:b/>
            <w:bCs/>
            <w:rPrChange w:id="192" w:author="Nathan Bunker" w:date="2020-06-08T08:09:00Z">
              <w:rPr/>
            </w:rPrChange>
          </w:rPr>
          <w:delText xml:space="preserve"> - </w:delText>
        </w:r>
      </w:del>
      <w:ins w:id="193" w:author="Nathan Bunker" w:date="2020-06-08T08:09:00Z">
        <w:r w:rsidR="009C1F32" w:rsidRPr="009C1F32">
          <w:rPr>
            <w:b/>
            <w:bCs/>
            <w:rPrChange w:id="194" w:author="Nathan Bunker" w:date="2020-06-08T08:09:00Z">
              <w:rPr/>
            </w:rPrChange>
          </w:rPr>
          <w:br/>
        </w:r>
      </w:ins>
      <w:r>
        <w:t>The Priority Group refers to the CDC Priority Group Definition and is something that the IIS should not be capturing at this point in time.</w:t>
      </w:r>
    </w:p>
    <w:p w14:paraId="4C791F65" w14:textId="23B6F4E6" w:rsidR="001032B0" w:rsidRDefault="001032B0" w:rsidP="00FA2E30">
      <w:r w:rsidRPr="009C1F32">
        <w:rPr>
          <w:b/>
          <w:bCs/>
          <w:rPrChange w:id="195" w:author="Nathan Bunker" w:date="2020-06-08T08:09:00Z">
            <w:rPr/>
          </w:rPrChange>
        </w:rPr>
        <w:t>Severity</w:t>
      </w:r>
      <w:ins w:id="196" w:author="Nathan Bunker" w:date="2020-06-08T08:09:00Z">
        <w:r w:rsidR="009C1F32" w:rsidRPr="009C1F32">
          <w:rPr>
            <w:b/>
            <w:bCs/>
            <w:rPrChange w:id="197" w:author="Nathan Bunker" w:date="2020-06-08T08:09:00Z">
              <w:rPr/>
            </w:rPrChange>
          </w:rPr>
          <w:br/>
        </w:r>
      </w:ins>
      <w:del w:id="198" w:author="Nathan Bunker" w:date="2020-06-08T08:09:00Z">
        <w:r w:rsidDel="009C1F32">
          <w:delText xml:space="preserve"> - </w:delText>
        </w:r>
      </w:del>
      <w:r>
        <w:t>The Severity refers to the CDC Severity Definition and is something that the IIS should not be capturing at this point in time.</w:t>
      </w:r>
    </w:p>
    <w:p w14:paraId="5DB64FB7" w14:textId="77777777" w:rsidR="001032B0" w:rsidRDefault="001032B0" w:rsidP="001032B0">
      <w:pPr>
        <w:pStyle w:val="Heading2"/>
      </w:pPr>
      <w:r>
        <w:lastRenderedPageBreak/>
        <w:t>Generic Vocabulary</w:t>
      </w:r>
    </w:p>
    <w:p w14:paraId="10B52F0B" w14:textId="00483D72" w:rsidR="001032B0" w:rsidRDefault="001032B0" w:rsidP="00FA2E30">
      <w:r>
        <w:t>Use Case - A use case will have a name and describe at a high level the actors and description of a process of the use case as well as the expected outcome of the process. Similar to the example format below.</w:t>
      </w:r>
    </w:p>
    <w:p w14:paraId="02639C70" w14:textId="214D3AB8" w:rsidR="001032B0" w:rsidRDefault="001032B0" w:rsidP="001032B0">
      <w:pPr>
        <w:pStyle w:val="Heading2"/>
      </w:pPr>
      <w:r>
        <w:t>Case Name - Example</w:t>
      </w:r>
    </w:p>
    <w:p w14:paraId="427519B4" w14:textId="3AD17ECD" w:rsidR="001032B0" w:rsidRDefault="000E3A16" w:rsidP="00FA2E30">
      <w:r>
        <w:t xml:space="preserve"> </w:t>
      </w:r>
      <w:r w:rsidR="001032B0">
        <w:t>-</w:t>
      </w:r>
      <w:r>
        <w:t xml:space="preserve"> </w:t>
      </w:r>
      <w:r w:rsidR="001032B0">
        <w:t>Actors - Who is establishing the process or using the process.</w:t>
      </w:r>
    </w:p>
    <w:p w14:paraId="2167DDE5" w14:textId="23610303" w:rsidR="001032B0" w:rsidRDefault="001032B0" w:rsidP="00FA2E30">
      <w:r>
        <w:t xml:space="preserve"> - Description - Description of the process.</w:t>
      </w:r>
    </w:p>
    <w:p w14:paraId="28B859F5" w14:textId="58C56E43" w:rsidR="001032B0" w:rsidRDefault="001032B0" w:rsidP="00FA2E30">
      <w:r>
        <w:t xml:space="preserve"> - Expected Outcome - Describes the expected output of the process.</w:t>
      </w:r>
    </w:p>
    <w:p w14:paraId="435FD595" w14:textId="23C55C85" w:rsidR="001032B0" w:rsidRDefault="001032B0" w:rsidP="00FA2E30">
      <w:r>
        <w:t xml:space="preserve"> - General messaging guidance - Describes how to submit mass vaccination event, population groups, tier and effective date in a HL7 message. </w:t>
      </w:r>
    </w:p>
    <w:p w14:paraId="5688BDE7" w14:textId="6DD3DA94" w:rsidR="00AA5019" w:rsidRDefault="00AA5019" w:rsidP="00AA5019">
      <w:pPr>
        <w:pStyle w:val="Heading1"/>
        <w:rPr>
          <w:b/>
          <w:bCs/>
        </w:rPr>
      </w:pPr>
      <w:bookmarkStart w:id="199" w:name="_Toc40966693"/>
      <w:r>
        <w:rPr>
          <w:b/>
          <w:bCs/>
        </w:rPr>
        <w:t>Guidance</w:t>
      </w:r>
      <w:bookmarkEnd w:id="199"/>
    </w:p>
    <w:p w14:paraId="441FCB5C" w14:textId="0D6D0B3F" w:rsidR="00796764" w:rsidRDefault="0002749F" w:rsidP="00FA2E30">
      <w:ins w:id="200" w:author="Nathan Bunker" w:date="2020-06-08T09:00:00Z">
        <w:r>
          <w:t xml:space="preserve">The IIS must be able to capture Mass Vaccination </w:t>
        </w:r>
      </w:ins>
      <w:ins w:id="201" w:author="Nathan Bunker" w:date="2020-06-08T09:01:00Z">
        <w:r>
          <w:t>E</w:t>
        </w:r>
      </w:ins>
      <w:ins w:id="202" w:author="Nathan Bunker" w:date="2020-06-08T09:00:00Z">
        <w:r>
          <w:t xml:space="preserve">vent at both the patient and vaccination level. </w:t>
        </w:r>
      </w:ins>
      <w:del w:id="203" w:author="Nathan Bunker" w:date="2020-06-08T09:00:00Z">
        <w:r w:rsidR="00796764" w:rsidDel="0002749F">
          <w:delText xml:space="preserve">During a Mass Vaccination Event the IIS should be able to capture the information below based on the patient(client) level or the vaccination level of the vaccine being administered for the </w:delText>
        </w:r>
        <w:r w:rsidR="000E3A16" w:rsidDel="0002749F">
          <w:delText>Mass V</w:delText>
        </w:r>
        <w:r w:rsidR="00796764" w:rsidDel="0002749F">
          <w:delText xml:space="preserve">accination </w:delText>
        </w:r>
        <w:r w:rsidR="000E3A16" w:rsidDel="0002749F">
          <w:delText>E</w:delText>
        </w:r>
        <w:r w:rsidR="00796764" w:rsidDel="0002749F">
          <w:delText>vent.</w:delText>
        </w:r>
      </w:del>
      <w:ins w:id="204" w:author="Nathan Bunker" w:date="2020-06-08T09:00:00Z">
        <w:r>
          <w:t>The patient level information would be gathered when evaluating which population group and/or tier the patient belongs to and the vaccination level information wo</w:t>
        </w:r>
      </w:ins>
      <w:ins w:id="205" w:author="Nathan Bunker" w:date="2020-06-08T09:01:00Z">
        <w:r>
          <w:t xml:space="preserve">uld be associated with the administration of a vaccination that is part of a Mass Vaccination Event. </w:t>
        </w:r>
      </w:ins>
      <w:ins w:id="206" w:author="Nathan Bunker" w:date="2020-06-08T09:02:00Z">
        <w:r>
          <w:t>This information would be contained in these fields:</w:t>
        </w:r>
      </w:ins>
    </w:p>
    <w:p w14:paraId="0F1E9458" w14:textId="0A0D34D7" w:rsidR="00796764" w:rsidRDefault="00796764">
      <w:pPr>
        <w:pStyle w:val="ListParagraph"/>
        <w:numPr>
          <w:ilvl w:val="0"/>
          <w:numId w:val="37"/>
        </w:numPr>
        <w:pPrChange w:id="207" w:author="Nathan Bunker" w:date="2020-06-08T08:12:00Z">
          <w:pPr/>
        </w:pPrChange>
      </w:pPr>
      <w:del w:id="208" w:author="Nathan Bunker" w:date="2020-06-08T08:12:00Z">
        <w:r w:rsidDel="009C1F32">
          <w:delText xml:space="preserve">• </w:delText>
        </w:r>
      </w:del>
      <w:r>
        <w:t>Mass Vaccination Event</w:t>
      </w:r>
    </w:p>
    <w:p w14:paraId="329F170D" w14:textId="363F7BED" w:rsidR="00796764" w:rsidRDefault="00796764">
      <w:pPr>
        <w:pStyle w:val="ListParagraph"/>
        <w:numPr>
          <w:ilvl w:val="0"/>
          <w:numId w:val="37"/>
        </w:numPr>
        <w:pPrChange w:id="209" w:author="Nathan Bunker" w:date="2020-06-08T08:12:00Z">
          <w:pPr/>
        </w:pPrChange>
      </w:pPr>
      <w:del w:id="210" w:author="Nathan Bunker" w:date="2020-06-08T08:12:00Z">
        <w:r w:rsidDel="009C1F32">
          <w:delText xml:space="preserve">• </w:delText>
        </w:r>
      </w:del>
      <w:r>
        <w:t>Population Group</w:t>
      </w:r>
    </w:p>
    <w:p w14:paraId="2608B8DA" w14:textId="73490CC7" w:rsidR="00796764" w:rsidRDefault="00796764">
      <w:pPr>
        <w:pStyle w:val="ListParagraph"/>
        <w:numPr>
          <w:ilvl w:val="0"/>
          <w:numId w:val="37"/>
        </w:numPr>
        <w:pPrChange w:id="211" w:author="Nathan Bunker" w:date="2020-06-08T08:12:00Z">
          <w:pPr/>
        </w:pPrChange>
      </w:pPr>
      <w:del w:id="212" w:author="Nathan Bunker" w:date="2020-06-08T08:12:00Z">
        <w:r w:rsidDel="009C1F32">
          <w:delText xml:space="preserve">• </w:delText>
        </w:r>
      </w:del>
      <w:r>
        <w:t>Tier</w:t>
      </w:r>
    </w:p>
    <w:p w14:paraId="79B9B7D9" w14:textId="475C6EBC" w:rsidR="00796764" w:rsidRDefault="00796764">
      <w:pPr>
        <w:pStyle w:val="ListParagraph"/>
        <w:numPr>
          <w:ilvl w:val="0"/>
          <w:numId w:val="37"/>
        </w:numPr>
        <w:pPrChange w:id="213" w:author="Nathan Bunker" w:date="2020-06-08T08:12:00Z">
          <w:pPr/>
        </w:pPrChange>
      </w:pPr>
      <w:commentRangeStart w:id="214"/>
      <w:commentRangeStart w:id="215"/>
      <w:del w:id="216" w:author="Nathan Bunker" w:date="2020-06-08T08:12:00Z">
        <w:r w:rsidDel="009C1F32">
          <w:delText xml:space="preserve">• Mass Vaccination Event </w:delText>
        </w:r>
      </w:del>
      <w:r>
        <w:t>Effective Date</w:t>
      </w:r>
      <w:commentRangeEnd w:id="214"/>
      <w:r w:rsidR="00767D3E">
        <w:rPr>
          <w:rStyle w:val="CommentReference"/>
        </w:rPr>
        <w:commentReference w:id="214"/>
      </w:r>
      <w:commentRangeEnd w:id="215"/>
      <w:r w:rsidR="009C1F32">
        <w:rPr>
          <w:rStyle w:val="CommentReference"/>
        </w:rPr>
        <w:commentReference w:id="215"/>
      </w:r>
    </w:p>
    <w:p w14:paraId="2A28E079" w14:textId="24B553C0" w:rsidR="00592F16" w:rsidRDefault="0002749F" w:rsidP="00FA2E30">
      <w:pPr>
        <w:rPr>
          <w:ins w:id="217" w:author="Nathan Bunker" w:date="2020-06-08T08:26:00Z"/>
        </w:rPr>
      </w:pPr>
      <w:ins w:id="218" w:author="Nathan Bunker" w:date="2020-06-08T09:02:00Z">
        <w:r>
          <w:t xml:space="preserve">These are </w:t>
        </w:r>
      </w:ins>
      <w:ins w:id="219" w:author="Nathan Bunker" w:date="2020-06-08T10:22:00Z">
        <w:r w:rsidR="005178EC">
          <w:t>communicated</w:t>
        </w:r>
      </w:ins>
      <w:ins w:id="220" w:author="Nathan Bunker" w:date="2020-06-08T10:23:00Z">
        <w:r w:rsidR="005178EC">
          <w:t xml:space="preserve"> </w:t>
        </w:r>
      </w:ins>
      <w:ins w:id="221" w:author="Nathan Bunker" w:date="2020-06-08T08:20:00Z">
        <w:r w:rsidR="00592F16">
          <w:t xml:space="preserve">as a set of OBX segments grouped by a common </w:t>
        </w:r>
      </w:ins>
      <w:ins w:id="222" w:author="Nathan Bunker" w:date="2020-06-08T08:21:00Z">
        <w:r w:rsidR="00592F16">
          <w:t xml:space="preserve">Observation Sub-ID (OBX-4). </w:t>
        </w:r>
      </w:ins>
      <w:ins w:id="223" w:author="Nathan Bunker" w:date="2020-06-08T09:02:00Z">
        <w:r>
          <w:t>They are organized in the HL7 message at two different levels:</w:t>
        </w:r>
      </w:ins>
    </w:p>
    <w:tbl>
      <w:tblPr>
        <w:tblStyle w:val="TableGrid"/>
        <w:tblW w:w="0" w:type="auto"/>
        <w:tblLook w:val="04A0" w:firstRow="1" w:lastRow="0" w:firstColumn="1" w:lastColumn="0" w:noHBand="0" w:noVBand="1"/>
        <w:tblPrChange w:id="224" w:author="Nathan Bunker" w:date="2020-06-08T08:27:00Z">
          <w:tblPr>
            <w:tblStyle w:val="TableGrid"/>
            <w:tblW w:w="0" w:type="auto"/>
            <w:tblLook w:val="04A0" w:firstRow="1" w:lastRow="0" w:firstColumn="1" w:lastColumn="0" w:noHBand="0" w:noVBand="1"/>
          </w:tblPr>
        </w:tblPrChange>
      </w:tblPr>
      <w:tblGrid>
        <w:gridCol w:w="1705"/>
        <w:gridCol w:w="7645"/>
        <w:tblGridChange w:id="225">
          <w:tblGrid>
            <w:gridCol w:w="4675"/>
            <w:gridCol w:w="4675"/>
          </w:tblGrid>
        </w:tblGridChange>
      </w:tblGrid>
      <w:tr w:rsidR="00592F16" w14:paraId="065DE941" w14:textId="77777777" w:rsidTr="00592F16">
        <w:trPr>
          <w:ins w:id="226" w:author="Nathan Bunker" w:date="2020-06-08T08:26:00Z"/>
        </w:trPr>
        <w:tc>
          <w:tcPr>
            <w:tcW w:w="1705" w:type="dxa"/>
            <w:tcPrChange w:id="227" w:author="Nathan Bunker" w:date="2020-06-08T08:27:00Z">
              <w:tcPr>
                <w:tcW w:w="4675" w:type="dxa"/>
              </w:tcPr>
            </w:tcPrChange>
          </w:tcPr>
          <w:p w14:paraId="73AA1905" w14:textId="4E269829" w:rsidR="00592F16" w:rsidRDefault="00592F16" w:rsidP="00FA2E30">
            <w:pPr>
              <w:rPr>
                <w:ins w:id="228" w:author="Nathan Bunker" w:date="2020-06-08T08:26:00Z"/>
              </w:rPr>
            </w:pPr>
            <w:ins w:id="229" w:author="Nathan Bunker" w:date="2020-06-08T08:26:00Z">
              <w:r>
                <w:t>Patient Level</w:t>
              </w:r>
            </w:ins>
          </w:p>
        </w:tc>
        <w:tc>
          <w:tcPr>
            <w:tcW w:w="7645" w:type="dxa"/>
            <w:tcPrChange w:id="230" w:author="Nathan Bunker" w:date="2020-06-08T08:27:00Z">
              <w:tcPr>
                <w:tcW w:w="4675" w:type="dxa"/>
              </w:tcPr>
            </w:tcPrChange>
          </w:tcPr>
          <w:p w14:paraId="5F8EDA69" w14:textId="266B0E4D" w:rsidR="00592F16" w:rsidRDefault="00592F16" w:rsidP="00FA2E30">
            <w:pPr>
              <w:rPr>
                <w:ins w:id="231" w:author="Nathan Bunker" w:date="2020-06-08T08:26:00Z"/>
              </w:rPr>
            </w:pPr>
            <w:ins w:id="232" w:author="Nathan Bunker" w:date="2020-06-08T08:26:00Z">
              <w:r>
                <w:t>Grouped und</w:t>
              </w:r>
            </w:ins>
            <w:ins w:id="233" w:author="Nathan Bunker" w:date="2020-06-08T08:27:00Z">
              <w:r>
                <w:t>er an ORC/RXA combination where RXA-</w:t>
              </w:r>
            </w:ins>
            <w:ins w:id="234" w:author="Nathan Bunker" w:date="2020-06-08T08:28:00Z">
              <w:r>
                <w:t>3</w:t>
              </w:r>
            </w:ins>
            <w:ins w:id="235" w:author="Nathan Bunker" w:date="2020-06-08T08:27:00Z">
              <w:r>
                <w:t xml:space="preserve"> indicates </w:t>
              </w:r>
            </w:ins>
            <w:ins w:id="236" w:author="Nathan Bunker" w:date="2020-06-08T08:28:00Z">
              <w:r>
                <w:t xml:space="preserve">“998^No vaccine </w:t>
              </w:r>
              <w:proofErr w:type="spellStart"/>
              <w:r>
                <w:t>administered^CVX</w:t>
              </w:r>
              <w:proofErr w:type="spellEnd"/>
              <w:r>
                <w:t>”</w:t>
              </w:r>
            </w:ins>
            <w:ins w:id="237" w:author="Nathan Bunker" w:date="2020-06-08T09:02:00Z">
              <w:r w:rsidR="0002749F">
                <w:t xml:space="preserve">, following the same pattern as reporting patient related information such as </w:t>
              </w:r>
            </w:ins>
            <w:ins w:id="238" w:author="Nathan Bunker" w:date="2020-06-08T09:03:00Z">
              <w:r w:rsidR="0002749F">
                <w:t xml:space="preserve">reporting </w:t>
              </w:r>
            </w:ins>
            <w:ins w:id="239" w:author="Nathan Bunker" w:date="2020-06-08T09:02:00Z">
              <w:r w:rsidR="0002749F">
                <w:t>con</w:t>
              </w:r>
            </w:ins>
            <w:ins w:id="240" w:author="Nathan Bunker" w:date="2020-06-08T09:03:00Z">
              <w:r w:rsidR="0002749F">
                <w:t xml:space="preserve">traindications or precautions. </w:t>
              </w:r>
            </w:ins>
          </w:p>
        </w:tc>
      </w:tr>
      <w:tr w:rsidR="00592F16" w14:paraId="1BAF33C4" w14:textId="77777777" w:rsidTr="00592F16">
        <w:trPr>
          <w:ins w:id="241" w:author="Nathan Bunker" w:date="2020-06-08T08:26:00Z"/>
        </w:trPr>
        <w:tc>
          <w:tcPr>
            <w:tcW w:w="1705" w:type="dxa"/>
            <w:tcPrChange w:id="242" w:author="Nathan Bunker" w:date="2020-06-08T08:27:00Z">
              <w:tcPr>
                <w:tcW w:w="4675" w:type="dxa"/>
              </w:tcPr>
            </w:tcPrChange>
          </w:tcPr>
          <w:p w14:paraId="174E1D8E" w14:textId="508368EE" w:rsidR="00592F16" w:rsidRDefault="00592F16" w:rsidP="00FA2E30">
            <w:pPr>
              <w:rPr>
                <w:ins w:id="243" w:author="Nathan Bunker" w:date="2020-06-08T08:26:00Z"/>
              </w:rPr>
            </w:pPr>
            <w:commentRangeStart w:id="244"/>
            <w:ins w:id="245" w:author="Nathan Bunker" w:date="2020-06-08T08:27:00Z">
              <w:r>
                <w:t>Vaccination Level</w:t>
              </w:r>
            </w:ins>
          </w:p>
        </w:tc>
        <w:tc>
          <w:tcPr>
            <w:tcW w:w="7645" w:type="dxa"/>
            <w:tcPrChange w:id="246" w:author="Nathan Bunker" w:date="2020-06-08T08:27:00Z">
              <w:tcPr>
                <w:tcW w:w="4675" w:type="dxa"/>
              </w:tcPr>
            </w:tcPrChange>
          </w:tcPr>
          <w:p w14:paraId="2AD07F45" w14:textId="33FC5C10" w:rsidR="00592F16" w:rsidRDefault="0002749F" w:rsidP="00FA2E30">
            <w:pPr>
              <w:rPr>
                <w:ins w:id="247" w:author="Nathan Bunker" w:date="2020-06-08T08:26:00Z"/>
              </w:rPr>
            </w:pPr>
            <w:ins w:id="248" w:author="Nathan Bunker" w:date="2020-06-08T09:03:00Z">
              <w:r>
                <w:t xml:space="preserve">Grouped under an ORC/RXA that reports the administration of the vaccination related to the Mass Vaccination Event. </w:t>
              </w:r>
            </w:ins>
            <w:commentRangeEnd w:id="244"/>
            <w:r w:rsidR="004B6A2D">
              <w:rPr>
                <w:rStyle w:val="CommentReference"/>
              </w:rPr>
              <w:commentReference w:id="244"/>
            </w:r>
          </w:p>
        </w:tc>
      </w:tr>
    </w:tbl>
    <w:p w14:paraId="642B200C" w14:textId="77777777" w:rsidR="00592F16" w:rsidRDefault="00592F16" w:rsidP="00FA2E30">
      <w:pPr>
        <w:rPr>
          <w:ins w:id="249" w:author="Nathan Bunker" w:date="2020-06-08T08:26:00Z"/>
        </w:rPr>
      </w:pPr>
    </w:p>
    <w:p w14:paraId="2CBE373F" w14:textId="7742E86F" w:rsidR="00592F16" w:rsidRDefault="00592F16" w:rsidP="00FA2E30">
      <w:pPr>
        <w:rPr>
          <w:ins w:id="250" w:author="Nathan Bunker" w:date="2020-06-08T08:23:00Z"/>
        </w:rPr>
      </w:pPr>
      <w:ins w:id="251" w:author="Nathan Bunker" w:date="2020-06-08T08:21:00Z">
        <w:r>
          <w:t>Each OBX segment can be seen as a question and answer, where Observation Identifier (OBX</w:t>
        </w:r>
      </w:ins>
      <w:ins w:id="252" w:author="Nathan Bunker" w:date="2020-06-08T08:22:00Z">
        <w:r>
          <w:t>-</w:t>
        </w:r>
      </w:ins>
      <w:ins w:id="253" w:author="Nathan Bunker" w:date="2020-06-08T08:21:00Z">
        <w:r>
          <w:t>3)</w:t>
        </w:r>
      </w:ins>
      <w:ins w:id="254" w:author="Nathan Bunker" w:date="2020-06-08T08:22:00Z">
        <w:r>
          <w:t xml:space="preserve"> indicates the question and O</w:t>
        </w:r>
      </w:ins>
      <w:ins w:id="255" w:author="Nathan Bunker" w:date="2020-06-08T08:23:00Z">
        <w:r>
          <w:t xml:space="preserve">bservation Value (OBX-5) indicates the answer. </w:t>
        </w:r>
      </w:ins>
    </w:p>
    <w:tbl>
      <w:tblPr>
        <w:tblStyle w:val="TableGrid"/>
        <w:tblW w:w="0" w:type="auto"/>
        <w:tblLook w:val="04A0" w:firstRow="1" w:lastRow="0" w:firstColumn="1" w:lastColumn="0" w:noHBand="0" w:noVBand="1"/>
      </w:tblPr>
      <w:tblGrid>
        <w:gridCol w:w="2605"/>
        <w:gridCol w:w="1260"/>
        <w:gridCol w:w="5485"/>
      </w:tblGrid>
      <w:tr w:rsidR="00592F16" w14:paraId="78E485B8" w14:textId="77777777" w:rsidTr="007C597E">
        <w:trPr>
          <w:ins w:id="256" w:author="Nathan Bunker" w:date="2020-06-08T08:23:00Z"/>
        </w:trPr>
        <w:tc>
          <w:tcPr>
            <w:tcW w:w="2605" w:type="dxa"/>
          </w:tcPr>
          <w:p w14:paraId="1A5CC5CB" w14:textId="408B634C" w:rsidR="00592F16" w:rsidRPr="00B833F5" w:rsidRDefault="005178EC" w:rsidP="007C597E">
            <w:pPr>
              <w:rPr>
                <w:ins w:id="257" w:author="Nathan Bunker" w:date="2020-06-08T08:23:00Z"/>
                <w:b/>
                <w:bCs/>
              </w:rPr>
            </w:pPr>
            <w:ins w:id="258" w:author="Nathan Bunker" w:date="2020-06-08T10:25:00Z">
              <w:r>
                <w:rPr>
                  <w:b/>
                  <w:bCs/>
                </w:rPr>
                <w:t>Concept</w:t>
              </w:r>
            </w:ins>
          </w:p>
        </w:tc>
        <w:tc>
          <w:tcPr>
            <w:tcW w:w="1260" w:type="dxa"/>
          </w:tcPr>
          <w:p w14:paraId="741CBBE8" w14:textId="77777777" w:rsidR="00592F16" w:rsidRPr="00B833F5" w:rsidRDefault="00592F16" w:rsidP="007C597E">
            <w:pPr>
              <w:rPr>
                <w:ins w:id="259" w:author="Nathan Bunker" w:date="2020-06-08T08:23:00Z"/>
                <w:b/>
                <w:bCs/>
              </w:rPr>
            </w:pPr>
            <w:ins w:id="260" w:author="Nathan Bunker" w:date="2020-06-08T08:23:00Z">
              <w:r w:rsidRPr="00B833F5">
                <w:rPr>
                  <w:b/>
                  <w:bCs/>
                </w:rPr>
                <w:t>Location</w:t>
              </w:r>
            </w:ins>
          </w:p>
        </w:tc>
        <w:tc>
          <w:tcPr>
            <w:tcW w:w="5485" w:type="dxa"/>
          </w:tcPr>
          <w:p w14:paraId="0D61B835" w14:textId="77777777" w:rsidR="00592F16" w:rsidRPr="00B833F5" w:rsidRDefault="00592F16" w:rsidP="007C597E">
            <w:pPr>
              <w:rPr>
                <w:ins w:id="261" w:author="Nathan Bunker" w:date="2020-06-08T08:23:00Z"/>
                <w:b/>
                <w:bCs/>
              </w:rPr>
            </w:pPr>
            <w:ins w:id="262" w:author="Nathan Bunker" w:date="2020-06-08T08:23:00Z">
              <w:r>
                <w:rPr>
                  <w:b/>
                  <w:bCs/>
                </w:rPr>
                <w:t>Details</w:t>
              </w:r>
            </w:ins>
          </w:p>
        </w:tc>
      </w:tr>
      <w:tr w:rsidR="00592F16" w14:paraId="35E2084C" w14:textId="77777777" w:rsidTr="007C597E">
        <w:trPr>
          <w:ins w:id="263" w:author="Nathan Bunker" w:date="2020-06-08T08:23:00Z"/>
        </w:trPr>
        <w:tc>
          <w:tcPr>
            <w:tcW w:w="2605" w:type="dxa"/>
          </w:tcPr>
          <w:p w14:paraId="71EAD415" w14:textId="77777777" w:rsidR="00592F16" w:rsidRDefault="00592F16" w:rsidP="007C597E">
            <w:pPr>
              <w:rPr>
                <w:ins w:id="264" w:author="Nathan Bunker" w:date="2020-06-08T08:23:00Z"/>
              </w:rPr>
            </w:pPr>
            <w:ins w:id="265" w:author="Nathan Bunker" w:date="2020-06-08T08:23:00Z">
              <w:r>
                <w:lastRenderedPageBreak/>
                <w:t>Mass Vaccination Event</w:t>
              </w:r>
            </w:ins>
          </w:p>
        </w:tc>
        <w:tc>
          <w:tcPr>
            <w:tcW w:w="1260" w:type="dxa"/>
          </w:tcPr>
          <w:p w14:paraId="58D72DBA" w14:textId="77777777" w:rsidR="00592F16" w:rsidRDefault="00592F16" w:rsidP="007C597E">
            <w:pPr>
              <w:rPr>
                <w:ins w:id="266" w:author="Nathan Bunker" w:date="2020-06-08T08:23:00Z"/>
              </w:rPr>
            </w:pPr>
            <w:ins w:id="267" w:author="Nathan Bunker" w:date="2020-06-08T08:23:00Z">
              <w:r>
                <w:t>OBX-5</w:t>
              </w:r>
            </w:ins>
          </w:p>
        </w:tc>
        <w:tc>
          <w:tcPr>
            <w:tcW w:w="5485" w:type="dxa"/>
          </w:tcPr>
          <w:p w14:paraId="52021B66" w14:textId="37B92DEC" w:rsidR="00592F16" w:rsidRDefault="005178EC" w:rsidP="007C597E">
            <w:pPr>
              <w:rPr>
                <w:ins w:id="268" w:author="Nathan Bunker" w:date="2020-06-08T08:23:00Z"/>
              </w:rPr>
            </w:pPr>
            <w:ins w:id="269" w:author="Nathan Bunker" w:date="2020-06-08T10:22:00Z">
              <w:r>
                <w:t xml:space="preserve">Where </w:t>
              </w:r>
            </w:ins>
            <w:ins w:id="270" w:author="Nathan Bunker" w:date="2020-06-08T08:23:00Z">
              <w:r w:rsidR="00592F16">
                <w:t>OBX-3 indicates Mass Vaccination Event</w:t>
              </w:r>
            </w:ins>
          </w:p>
        </w:tc>
      </w:tr>
      <w:tr w:rsidR="00592F16" w14:paraId="6B1978FB" w14:textId="77777777" w:rsidTr="007C597E">
        <w:trPr>
          <w:ins w:id="271" w:author="Nathan Bunker" w:date="2020-06-08T08:23:00Z"/>
        </w:trPr>
        <w:tc>
          <w:tcPr>
            <w:tcW w:w="2605" w:type="dxa"/>
          </w:tcPr>
          <w:p w14:paraId="3B652932" w14:textId="77777777" w:rsidR="00592F16" w:rsidRDefault="00592F16" w:rsidP="007C597E">
            <w:pPr>
              <w:rPr>
                <w:ins w:id="272" w:author="Nathan Bunker" w:date="2020-06-08T08:23:00Z"/>
              </w:rPr>
            </w:pPr>
            <w:ins w:id="273" w:author="Nathan Bunker" w:date="2020-06-08T08:23:00Z">
              <w:r>
                <w:t>Population Group</w:t>
              </w:r>
            </w:ins>
          </w:p>
        </w:tc>
        <w:tc>
          <w:tcPr>
            <w:tcW w:w="1260" w:type="dxa"/>
          </w:tcPr>
          <w:p w14:paraId="32EA37FC" w14:textId="77777777" w:rsidR="00592F16" w:rsidRDefault="00592F16" w:rsidP="007C597E">
            <w:pPr>
              <w:rPr>
                <w:ins w:id="274" w:author="Nathan Bunker" w:date="2020-06-08T08:23:00Z"/>
              </w:rPr>
            </w:pPr>
            <w:ins w:id="275" w:author="Nathan Bunker" w:date="2020-06-08T08:23:00Z">
              <w:r>
                <w:t>OBX-5</w:t>
              </w:r>
            </w:ins>
          </w:p>
        </w:tc>
        <w:tc>
          <w:tcPr>
            <w:tcW w:w="5485" w:type="dxa"/>
          </w:tcPr>
          <w:p w14:paraId="5E7289B3" w14:textId="2BA23DC5" w:rsidR="00592F16" w:rsidRDefault="005178EC" w:rsidP="007C597E">
            <w:pPr>
              <w:rPr>
                <w:ins w:id="276" w:author="Nathan Bunker" w:date="2020-06-08T08:23:00Z"/>
              </w:rPr>
            </w:pPr>
            <w:ins w:id="277" w:author="Nathan Bunker" w:date="2020-06-08T10:22:00Z">
              <w:r>
                <w:t xml:space="preserve">Where </w:t>
              </w:r>
            </w:ins>
            <w:ins w:id="278" w:author="Nathan Bunker" w:date="2020-06-08T08:23:00Z">
              <w:r w:rsidR="00592F16">
                <w:t>OBX-3 indicates Population Group</w:t>
              </w:r>
            </w:ins>
          </w:p>
        </w:tc>
      </w:tr>
      <w:tr w:rsidR="00592F16" w14:paraId="2BA0ECE3" w14:textId="77777777" w:rsidTr="007C597E">
        <w:trPr>
          <w:ins w:id="279" w:author="Nathan Bunker" w:date="2020-06-08T08:23:00Z"/>
        </w:trPr>
        <w:tc>
          <w:tcPr>
            <w:tcW w:w="2605" w:type="dxa"/>
          </w:tcPr>
          <w:p w14:paraId="4B433709" w14:textId="77777777" w:rsidR="00592F16" w:rsidRDefault="00592F16" w:rsidP="007C597E">
            <w:pPr>
              <w:rPr>
                <w:ins w:id="280" w:author="Nathan Bunker" w:date="2020-06-08T08:23:00Z"/>
              </w:rPr>
            </w:pPr>
            <w:ins w:id="281" w:author="Nathan Bunker" w:date="2020-06-08T08:23:00Z">
              <w:r>
                <w:t>Tier</w:t>
              </w:r>
            </w:ins>
          </w:p>
        </w:tc>
        <w:tc>
          <w:tcPr>
            <w:tcW w:w="1260" w:type="dxa"/>
          </w:tcPr>
          <w:p w14:paraId="6CA325DD" w14:textId="77777777" w:rsidR="00592F16" w:rsidRDefault="00592F16" w:rsidP="007C597E">
            <w:pPr>
              <w:rPr>
                <w:ins w:id="282" w:author="Nathan Bunker" w:date="2020-06-08T08:23:00Z"/>
              </w:rPr>
            </w:pPr>
            <w:ins w:id="283" w:author="Nathan Bunker" w:date="2020-06-08T08:23:00Z">
              <w:r>
                <w:t>OBX-5</w:t>
              </w:r>
            </w:ins>
          </w:p>
        </w:tc>
        <w:tc>
          <w:tcPr>
            <w:tcW w:w="5485" w:type="dxa"/>
          </w:tcPr>
          <w:p w14:paraId="49F08812" w14:textId="0A2868CA" w:rsidR="00592F16" w:rsidRDefault="005178EC" w:rsidP="007C597E">
            <w:pPr>
              <w:rPr>
                <w:ins w:id="284" w:author="Nathan Bunker" w:date="2020-06-08T08:23:00Z"/>
              </w:rPr>
            </w:pPr>
            <w:ins w:id="285" w:author="Nathan Bunker" w:date="2020-06-08T10:22:00Z">
              <w:r>
                <w:t xml:space="preserve">Where </w:t>
              </w:r>
            </w:ins>
            <w:ins w:id="286" w:author="Nathan Bunker" w:date="2020-06-08T08:23:00Z">
              <w:r w:rsidR="00592F16">
                <w:t>OBX-3 indicates Tier</w:t>
              </w:r>
            </w:ins>
          </w:p>
        </w:tc>
      </w:tr>
      <w:tr w:rsidR="00592F16" w14:paraId="3EDAB7FD" w14:textId="77777777" w:rsidTr="007C597E">
        <w:trPr>
          <w:ins w:id="287" w:author="Nathan Bunker" w:date="2020-06-08T08:23:00Z"/>
        </w:trPr>
        <w:tc>
          <w:tcPr>
            <w:tcW w:w="2605" w:type="dxa"/>
          </w:tcPr>
          <w:p w14:paraId="57AC8BD7" w14:textId="77777777" w:rsidR="00592F16" w:rsidRDefault="00592F16" w:rsidP="007C597E">
            <w:pPr>
              <w:rPr>
                <w:ins w:id="288" w:author="Nathan Bunker" w:date="2020-06-08T08:23:00Z"/>
              </w:rPr>
            </w:pPr>
            <w:ins w:id="289" w:author="Nathan Bunker" w:date="2020-06-08T08:23:00Z">
              <w:r>
                <w:t>Effective Date</w:t>
              </w:r>
            </w:ins>
          </w:p>
        </w:tc>
        <w:tc>
          <w:tcPr>
            <w:tcW w:w="1260" w:type="dxa"/>
          </w:tcPr>
          <w:p w14:paraId="117DACF9" w14:textId="77777777" w:rsidR="00592F16" w:rsidRDefault="00592F16" w:rsidP="007C597E">
            <w:pPr>
              <w:rPr>
                <w:ins w:id="290" w:author="Nathan Bunker" w:date="2020-06-08T08:23:00Z"/>
              </w:rPr>
            </w:pPr>
            <w:ins w:id="291" w:author="Nathan Bunker" w:date="2020-06-08T08:23:00Z">
              <w:r>
                <w:t>OBX-14</w:t>
              </w:r>
            </w:ins>
          </w:p>
        </w:tc>
        <w:tc>
          <w:tcPr>
            <w:tcW w:w="5485" w:type="dxa"/>
          </w:tcPr>
          <w:p w14:paraId="1D617538" w14:textId="77777777" w:rsidR="00592F16" w:rsidRDefault="00592F16" w:rsidP="007C597E">
            <w:pPr>
              <w:rPr>
                <w:ins w:id="292" w:author="Nathan Bunker" w:date="2020-06-08T08:23:00Z"/>
              </w:rPr>
            </w:pPr>
            <w:ins w:id="293" w:author="Nathan Bunker" w:date="2020-06-08T08:23:00Z">
              <w:r>
                <w:t>The preceding OBX segments should all indicate the same effective date</w:t>
              </w:r>
            </w:ins>
          </w:p>
        </w:tc>
      </w:tr>
    </w:tbl>
    <w:p w14:paraId="77A21E2D" w14:textId="299E7E76" w:rsidR="0002749F" w:rsidRDefault="0002749F" w:rsidP="00592F16">
      <w:pPr>
        <w:rPr>
          <w:ins w:id="294" w:author="Nathan Bunker" w:date="2020-06-08T09:04:00Z"/>
        </w:rPr>
      </w:pPr>
    </w:p>
    <w:p w14:paraId="40663215" w14:textId="760C561E" w:rsidR="0002749F" w:rsidRDefault="0002749F" w:rsidP="00592F16">
      <w:pPr>
        <w:rPr>
          <w:ins w:id="295" w:author="Nathan Bunker" w:date="2020-06-08T09:05:00Z"/>
        </w:rPr>
      </w:pPr>
      <w:ins w:id="296" w:author="Nathan Bunker" w:date="2020-06-08T09:05:00Z">
        <w:r>
          <w:t xml:space="preserve">The Observation Identifier (OBX-3) and Observation Value (OBX-5) </w:t>
        </w:r>
      </w:ins>
      <w:ins w:id="297" w:author="Nathan Bunker" w:date="2020-06-08T10:18:00Z">
        <w:r w:rsidR="005178EC">
          <w:t>must be assigned coded values:</w:t>
        </w:r>
      </w:ins>
    </w:p>
    <w:p w14:paraId="5112B8FE" w14:textId="03B7555E" w:rsidR="0002749F" w:rsidRDefault="005178EC" w:rsidP="0002749F">
      <w:pPr>
        <w:pStyle w:val="ListParagraph"/>
        <w:numPr>
          <w:ilvl w:val="0"/>
          <w:numId w:val="39"/>
        </w:numPr>
        <w:rPr>
          <w:ins w:id="298" w:author="Nathan Bunker" w:date="2020-06-08T10:19:00Z"/>
        </w:rPr>
      </w:pPr>
      <w:ins w:id="299" w:author="Nathan Bunker" w:date="2020-06-08T10:20:00Z">
        <w:r>
          <w:t xml:space="preserve">There are no current </w:t>
        </w:r>
      </w:ins>
      <w:ins w:id="300" w:author="Nathan Bunker" w:date="2020-06-08T10:18:00Z">
        <w:r>
          <w:t xml:space="preserve">LOINC codes </w:t>
        </w:r>
      </w:ins>
      <w:ins w:id="301" w:author="Nathan Bunker" w:date="2020-06-08T10:20:00Z">
        <w:r>
          <w:t xml:space="preserve">to </w:t>
        </w:r>
      </w:ins>
      <w:ins w:id="302" w:author="Nathan Bunker" w:date="2020-06-08T10:21:00Z">
        <w:r>
          <w:t>indicate</w:t>
        </w:r>
      </w:ins>
      <w:ins w:id="303" w:author="Nathan Bunker" w:date="2020-06-08T10:18:00Z">
        <w:r>
          <w:t xml:space="preserve"> the </w:t>
        </w:r>
      </w:ins>
      <w:ins w:id="304" w:author="Nathan Bunker" w:date="2020-06-08T10:19:00Z">
        <w:r>
          <w:t xml:space="preserve">questions </w:t>
        </w:r>
      </w:ins>
      <w:ins w:id="305" w:author="Nathan Bunker" w:date="2020-06-08T10:18:00Z">
        <w:r>
          <w:t xml:space="preserve">in </w:t>
        </w:r>
      </w:ins>
      <w:ins w:id="306" w:author="Nathan Bunker" w:date="2020-06-08T09:06:00Z">
        <w:r w:rsidR="0002749F">
          <w:t xml:space="preserve">Observation </w:t>
        </w:r>
      </w:ins>
      <w:ins w:id="307" w:author="Nathan Bunker" w:date="2020-06-08T10:20:00Z">
        <w:r>
          <w:t>Identifier</w:t>
        </w:r>
      </w:ins>
      <w:ins w:id="308" w:author="Nathan Bunker" w:date="2020-06-08T09:06:00Z">
        <w:r w:rsidR="0002749F">
          <w:t xml:space="preserve"> (OBX-</w:t>
        </w:r>
      </w:ins>
      <w:ins w:id="309" w:author="Nathan Bunker" w:date="2020-06-08T10:20:00Z">
        <w:r>
          <w:t>e</w:t>
        </w:r>
      </w:ins>
      <w:ins w:id="310" w:author="Nathan Bunker" w:date="2020-06-08T09:06:00Z">
        <w:r w:rsidR="0002749F">
          <w:t>)</w:t>
        </w:r>
      </w:ins>
      <w:ins w:id="311" w:author="Nathan Bunker" w:date="2020-06-08T10:21:00Z">
        <w:r>
          <w:t xml:space="preserve">, these will need to be requested and this guide updated. </w:t>
        </w:r>
      </w:ins>
    </w:p>
    <w:p w14:paraId="19E50111" w14:textId="41EE8F6B" w:rsidR="003936C3" w:rsidDel="005178EC" w:rsidRDefault="005178EC">
      <w:pPr>
        <w:pStyle w:val="ListParagraph"/>
        <w:numPr>
          <w:ilvl w:val="0"/>
          <w:numId w:val="39"/>
        </w:numPr>
        <w:rPr>
          <w:del w:id="312" w:author="Nathan Bunker" w:date="2020-06-08T10:20:00Z"/>
        </w:rPr>
        <w:pPrChange w:id="313" w:author="Nathan Bunker" w:date="2020-06-08T10:21:00Z">
          <w:pPr/>
        </w:pPrChange>
      </w:pPr>
      <w:ins w:id="314" w:author="Nathan Bunker" w:date="2020-06-08T10:19:00Z">
        <w:r>
          <w:t>Additional community discussion will be needed to determine how the answers in Observation Value</w:t>
        </w:r>
      </w:ins>
      <w:ins w:id="315" w:author="Nathan Bunker" w:date="2020-06-08T10:20:00Z">
        <w:r>
          <w:t xml:space="preserve"> (OBX-5) will be coded. </w:t>
        </w:r>
      </w:ins>
      <w:del w:id="316" w:author="Nathan Bunker" w:date="2020-06-08T08:23:00Z">
        <w:r w:rsidR="00767D3E" w:rsidDel="00592F16">
          <w:delText>This small workgroup has determined that the best way to submit this information via HL7 2.5.1 R1.5 VXU messaging is in an OBX Grouping which would entail a group that would contain the Mass Vaccination Event, Population Group, Tier.</w:delText>
        </w:r>
        <w:r w:rsidR="002C0DC4" w:rsidDel="00592F16">
          <w:delText xml:space="preserve">  </w:delText>
        </w:r>
      </w:del>
      <w:del w:id="317" w:author="Nathan Bunker" w:date="2020-06-08T10:20:00Z">
        <w:r w:rsidR="002C0DC4" w:rsidDel="005178EC">
          <w:delText>Currently there are no associated LOINC Codes that would be able to be utilized in regards to this.  In the guidance provided below and the examples being put forth the LOINC Codes are in a generic information at this point in time and the determination as to how to put forth the LOINC Code requests would have to occur</w:delText>
        </w:r>
        <w:r w:rsidR="003936C3" w:rsidDel="005178EC">
          <w:delText xml:space="preserve"> in order to finalize guidance in regards to the specific LOINC Codes that get developed</w:delText>
        </w:r>
        <w:r w:rsidR="002C0DC4" w:rsidDel="005178EC">
          <w:delText>.</w:delText>
        </w:r>
      </w:del>
    </w:p>
    <w:p w14:paraId="75034176" w14:textId="6363A645" w:rsidR="00592F16" w:rsidRDefault="00592F16">
      <w:pPr>
        <w:pStyle w:val="ListParagraph"/>
        <w:numPr>
          <w:ilvl w:val="0"/>
          <w:numId w:val="39"/>
        </w:numPr>
        <w:rPr>
          <w:ins w:id="318" w:author="Nathan Bunker" w:date="2020-06-08T08:14:00Z"/>
        </w:rPr>
        <w:pPrChange w:id="319" w:author="Nathan Bunker" w:date="2020-06-08T10:21:00Z">
          <w:pPr/>
        </w:pPrChange>
      </w:pPr>
    </w:p>
    <w:p w14:paraId="45605A8C" w14:textId="2E401CC5" w:rsidR="003936C3" w:rsidDel="005178EC" w:rsidRDefault="005178EC" w:rsidP="00FA2E30">
      <w:pPr>
        <w:rPr>
          <w:del w:id="320" w:author="Nathan Bunker" w:date="2020-06-08T08:19:00Z"/>
        </w:rPr>
      </w:pPr>
      <w:ins w:id="321" w:author="Nathan Bunker" w:date="2020-06-08T10:23:00Z">
        <w:r>
          <w:t>In order to communicate a complete set of information the following information must be communicated:</w:t>
        </w:r>
      </w:ins>
      <w:del w:id="322" w:author="Nathan Bunker" w:date="2020-06-08T08:19:00Z">
        <w:r w:rsidR="003936C3" w:rsidDel="00592F16">
          <w:delText>Mass Vaccination Event – LOINC Code Example – TPG_PAND^Priority Group – Pandemic^99TPG</w:delText>
        </w:r>
      </w:del>
    </w:p>
    <w:p w14:paraId="6C9C864F" w14:textId="54CDFECB" w:rsidR="005178EC" w:rsidRDefault="005178EC" w:rsidP="00FA2E30">
      <w:pPr>
        <w:rPr>
          <w:ins w:id="323" w:author="Nathan Bunker" w:date="2020-06-08T10:23:00Z"/>
        </w:rPr>
      </w:pPr>
    </w:p>
    <w:tbl>
      <w:tblPr>
        <w:tblStyle w:val="TableGrid"/>
        <w:tblW w:w="0" w:type="auto"/>
        <w:tblLook w:val="04A0" w:firstRow="1" w:lastRow="0" w:firstColumn="1" w:lastColumn="0" w:noHBand="0" w:noVBand="1"/>
        <w:tblPrChange w:id="324" w:author="Nathan Bunker" w:date="2020-06-08T10:26:00Z">
          <w:tblPr>
            <w:tblStyle w:val="TableGrid"/>
            <w:tblW w:w="0" w:type="auto"/>
            <w:tblLook w:val="04A0" w:firstRow="1" w:lastRow="0" w:firstColumn="1" w:lastColumn="0" w:noHBand="0" w:noVBand="1"/>
          </w:tblPr>
        </w:tblPrChange>
      </w:tblPr>
      <w:tblGrid>
        <w:gridCol w:w="2065"/>
        <w:gridCol w:w="2430"/>
        <w:gridCol w:w="4855"/>
        <w:tblGridChange w:id="325">
          <w:tblGrid>
            <w:gridCol w:w="3116"/>
            <w:gridCol w:w="3117"/>
            <w:gridCol w:w="3117"/>
          </w:tblGrid>
        </w:tblGridChange>
      </w:tblGrid>
      <w:tr w:rsidR="005178EC" w14:paraId="612BDE30" w14:textId="77777777" w:rsidTr="005178EC">
        <w:trPr>
          <w:ins w:id="326" w:author="Nathan Bunker" w:date="2020-06-08T10:24:00Z"/>
        </w:trPr>
        <w:tc>
          <w:tcPr>
            <w:tcW w:w="2065" w:type="dxa"/>
            <w:tcPrChange w:id="327" w:author="Nathan Bunker" w:date="2020-06-08T10:26:00Z">
              <w:tcPr>
                <w:tcW w:w="3116" w:type="dxa"/>
              </w:tcPr>
            </w:tcPrChange>
          </w:tcPr>
          <w:p w14:paraId="27673FB9" w14:textId="328A77DA" w:rsidR="005178EC" w:rsidRPr="005178EC" w:rsidRDefault="005178EC" w:rsidP="00FA2E30">
            <w:pPr>
              <w:rPr>
                <w:ins w:id="328" w:author="Nathan Bunker" w:date="2020-06-08T10:24:00Z"/>
                <w:b/>
                <w:bCs/>
                <w:rPrChange w:id="329" w:author="Nathan Bunker" w:date="2020-06-08T10:24:00Z">
                  <w:rPr>
                    <w:ins w:id="330" w:author="Nathan Bunker" w:date="2020-06-08T10:24:00Z"/>
                  </w:rPr>
                </w:rPrChange>
              </w:rPr>
            </w:pPr>
            <w:ins w:id="331" w:author="Nathan Bunker" w:date="2020-06-08T10:25:00Z">
              <w:r>
                <w:rPr>
                  <w:b/>
                  <w:bCs/>
                </w:rPr>
                <w:t>Concept</w:t>
              </w:r>
            </w:ins>
          </w:p>
        </w:tc>
        <w:tc>
          <w:tcPr>
            <w:tcW w:w="2430" w:type="dxa"/>
            <w:tcPrChange w:id="332" w:author="Nathan Bunker" w:date="2020-06-08T10:26:00Z">
              <w:tcPr>
                <w:tcW w:w="3117" w:type="dxa"/>
              </w:tcPr>
            </w:tcPrChange>
          </w:tcPr>
          <w:p w14:paraId="3F045ED2" w14:textId="5F6939D7" w:rsidR="005178EC" w:rsidRPr="005178EC" w:rsidRDefault="005178EC" w:rsidP="00FA2E30">
            <w:pPr>
              <w:rPr>
                <w:ins w:id="333" w:author="Nathan Bunker" w:date="2020-06-08T10:24:00Z"/>
                <w:b/>
                <w:bCs/>
                <w:rPrChange w:id="334" w:author="Nathan Bunker" w:date="2020-06-08T10:24:00Z">
                  <w:rPr>
                    <w:ins w:id="335" w:author="Nathan Bunker" w:date="2020-06-08T10:24:00Z"/>
                  </w:rPr>
                </w:rPrChange>
              </w:rPr>
            </w:pPr>
            <w:ins w:id="336" w:author="Nathan Bunker" w:date="2020-06-08T10:24:00Z">
              <w:r w:rsidRPr="005178EC">
                <w:rPr>
                  <w:b/>
                  <w:bCs/>
                  <w:rPrChange w:id="337" w:author="Nathan Bunker" w:date="2020-06-08T10:24:00Z">
                    <w:rPr/>
                  </w:rPrChange>
                </w:rPr>
                <w:t>Status</w:t>
              </w:r>
            </w:ins>
          </w:p>
        </w:tc>
        <w:tc>
          <w:tcPr>
            <w:tcW w:w="4855" w:type="dxa"/>
            <w:tcPrChange w:id="338" w:author="Nathan Bunker" w:date="2020-06-08T10:26:00Z">
              <w:tcPr>
                <w:tcW w:w="3117" w:type="dxa"/>
              </w:tcPr>
            </w:tcPrChange>
          </w:tcPr>
          <w:p w14:paraId="25B66420" w14:textId="5482D7E2" w:rsidR="005178EC" w:rsidRPr="005178EC" w:rsidRDefault="005178EC" w:rsidP="00FA2E30">
            <w:pPr>
              <w:rPr>
                <w:ins w:id="339" w:author="Nathan Bunker" w:date="2020-06-08T10:24:00Z"/>
                <w:b/>
                <w:bCs/>
                <w:rPrChange w:id="340" w:author="Nathan Bunker" w:date="2020-06-08T10:24:00Z">
                  <w:rPr>
                    <w:ins w:id="341" w:author="Nathan Bunker" w:date="2020-06-08T10:24:00Z"/>
                  </w:rPr>
                </w:rPrChange>
              </w:rPr>
            </w:pPr>
            <w:ins w:id="342" w:author="Nathan Bunker" w:date="2020-06-08T10:24:00Z">
              <w:r w:rsidRPr="005178EC">
                <w:rPr>
                  <w:b/>
                  <w:bCs/>
                  <w:rPrChange w:id="343" w:author="Nathan Bunker" w:date="2020-06-08T10:24:00Z">
                    <w:rPr/>
                  </w:rPrChange>
                </w:rPr>
                <w:t>Details</w:t>
              </w:r>
            </w:ins>
          </w:p>
        </w:tc>
      </w:tr>
      <w:tr w:rsidR="005178EC" w14:paraId="4C4A7F68" w14:textId="77777777" w:rsidTr="005178EC">
        <w:trPr>
          <w:ins w:id="344" w:author="Nathan Bunker" w:date="2020-06-08T10:24:00Z"/>
        </w:trPr>
        <w:tc>
          <w:tcPr>
            <w:tcW w:w="2065" w:type="dxa"/>
            <w:tcPrChange w:id="345" w:author="Nathan Bunker" w:date="2020-06-08T10:26:00Z">
              <w:tcPr>
                <w:tcW w:w="3116" w:type="dxa"/>
              </w:tcPr>
            </w:tcPrChange>
          </w:tcPr>
          <w:p w14:paraId="6AF7CAFA" w14:textId="59354617" w:rsidR="005178EC" w:rsidRDefault="005178EC" w:rsidP="00FA2E30">
            <w:pPr>
              <w:rPr>
                <w:ins w:id="346" w:author="Nathan Bunker" w:date="2020-06-08T10:24:00Z"/>
              </w:rPr>
            </w:pPr>
            <w:ins w:id="347" w:author="Nathan Bunker" w:date="2020-06-08T10:24:00Z">
              <w:r>
                <w:t>Mass Vaccination Event</w:t>
              </w:r>
            </w:ins>
            <w:ins w:id="348" w:author="Nathan Bunker" w:date="2020-06-08T10:25:00Z">
              <w:r>
                <w:t xml:space="preserve"> </w:t>
              </w:r>
            </w:ins>
          </w:p>
        </w:tc>
        <w:tc>
          <w:tcPr>
            <w:tcW w:w="2430" w:type="dxa"/>
            <w:tcPrChange w:id="349" w:author="Nathan Bunker" w:date="2020-06-08T10:26:00Z">
              <w:tcPr>
                <w:tcW w:w="3117" w:type="dxa"/>
              </w:tcPr>
            </w:tcPrChange>
          </w:tcPr>
          <w:p w14:paraId="3F32B61B" w14:textId="717F9F7F" w:rsidR="005178EC" w:rsidRDefault="005178EC" w:rsidP="00FA2E30">
            <w:pPr>
              <w:rPr>
                <w:ins w:id="350" w:author="Nathan Bunker" w:date="2020-06-08T10:24:00Z"/>
              </w:rPr>
            </w:pPr>
            <w:ins w:id="351" w:author="Nathan Bunker" w:date="2020-06-08T10:24:00Z">
              <w:r>
                <w:t>Required</w:t>
              </w:r>
            </w:ins>
          </w:p>
        </w:tc>
        <w:tc>
          <w:tcPr>
            <w:tcW w:w="4855" w:type="dxa"/>
            <w:tcPrChange w:id="352" w:author="Nathan Bunker" w:date="2020-06-08T10:26:00Z">
              <w:tcPr>
                <w:tcW w:w="3117" w:type="dxa"/>
              </w:tcPr>
            </w:tcPrChange>
          </w:tcPr>
          <w:p w14:paraId="4E7BC177" w14:textId="77777777" w:rsidR="005178EC" w:rsidRDefault="005178EC" w:rsidP="00FA2E30">
            <w:pPr>
              <w:rPr>
                <w:ins w:id="353" w:author="Nathan Bunker" w:date="2020-06-08T10:27:00Z"/>
              </w:rPr>
            </w:pPr>
            <w:ins w:id="354" w:author="Nathan Bunker" w:date="2020-06-08T10:26:00Z">
              <w:r>
                <w:t>Population Group and Tier assignment occur</w:t>
              </w:r>
            </w:ins>
            <w:ins w:id="355" w:author="Nathan Bunker" w:date="2020-06-08T10:27:00Z">
              <w:r>
                <w:t>s</w:t>
              </w:r>
            </w:ins>
            <w:ins w:id="356" w:author="Nathan Bunker" w:date="2020-06-08T10:26:00Z">
              <w:r>
                <w:t xml:space="preserve"> within the context of a specific event, and this must be in</w:t>
              </w:r>
            </w:ins>
            <w:ins w:id="357" w:author="Nathan Bunker" w:date="2020-06-08T10:27:00Z">
              <w:r>
                <w:t xml:space="preserve">dicated to both differentiate from other events and provide meaning to the other concepts. </w:t>
              </w:r>
            </w:ins>
          </w:p>
          <w:p w14:paraId="17810932" w14:textId="4454A80B" w:rsidR="005178EC" w:rsidRDefault="005178EC" w:rsidP="00FA2E30">
            <w:pPr>
              <w:rPr>
                <w:ins w:id="358" w:author="Nathan Bunker" w:date="2020-06-08T10:24:00Z"/>
              </w:rPr>
            </w:pPr>
            <w:ins w:id="359" w:author="Nathan Bunker" w:date="2020-06-08T10:27:00Z">
              <w:r>
                <w:t>In order to</w:t>
              </w:r>
            </w:ins>
            <w:ins w:id="360" w:author="Nathan Bunker" w:date="2020-06-08T10:28:00Z">
              <w:r>
                <w:t xml:space="preserve"> communicate any of the following concepts the Mass Vaccination Event must be indicated. </w:t>
              </w:r>
            </w:ins>
          </w:p>
        </w:tc>
      </w:tr>
      <w:tr w:rsidR="005178EC" w14:paraId="6CDD94C2" w14:textId="77777777" w:rsidTr="005178EC">
        <w:trPr>
          <w:ins w:id="361" w:author="Nathan Bunker" w:date="2020-06-08T10:24:00Z"/>
        </w:trPr>
        <w:tc>
          <w:tcPr>
            <w:tcW w:w="2065" w:type="dxa"/>
            <w:tcPrChange w:id="362" w:author="Nathan Bunker" w:date="2020-06-08T10:26:00Z">
              <w:tcPr>
                <w:tcW w:w="3116" w:type="dxa"/>
              </w:tcPr>
            </w:tcPrChange>
          </w:tcPr>
          <w:p w14:paraId="6106941E" w14:textId="141BE633" w:rsidR="005178EC" w:rsidRDefault="005178EC" w:rsidP="00FA2E30">
            <w:pPr>
              <w:rPr>
                <w:ins w:id="363" w:author="Nathan Bunker" w:date="2020-06-08T10:24:00Z"/>
              </w:rPr>
            </w:pPr>
            <w:ins w:id="364" w:author="Nathan Bunker" w:date="2020-06-08T10:25:00Z">
              <w:r>
                <w:t>Population Group</w:t>
              </w:r>
            </w:ins>
          </w:p>
        </w:tc>
        <w:tc>
          <w:tcPr>
            <w:tcW w:w="2430" w:type="dxa"/>
            <w:tcPrChange w:id="365" w:author="Nathan Bunker" w:date="2020-06-08T10:26:00Z">
              <w:tcPr>
                <w:tcW w:w="3117" w:type="dxa"/>
              </w:tcPr>
            </w:tcPrChange>
          </w:tcPr>
          <w:p w14:paraId="546D2CD9" w14:textId="0388FA0B" w:rsidR="005178EC" w:rsidRDefault="004B2BF0">
            <w:pPr>
              <w:rPr>
                <w:ins w:id="366" w:author="Nathan Bunker" w:date="2020-06-08T10:24:00Z"/>
              </w:rPr>
            </w:pPr>
            <w:ins w:id="367" w:author="Nathan Bunker" w:date="2020-06-08T10:33:00Z">
              <w:r>
                <w:t>R</w:t>
              </w:r>
            </w:ins>
            <w:ins w:id="368" w:author="Nathan Bunker" w:date="2020-06-08T10:24:00Z">
              <w:r w:rsidR="005178EC">
                <w:t>e</w:t>
              </w:r>
            </w:ins>
            <w:ins w:id="369" w:author="Nathan Bunker" w:date="2020-06-08T10:25:00Z">
              <w:r w:rsidR="005178EC">
                <w:t>quired if</w:t>
              </w:r>
            </w:ins>
            <w:ins w:id="370" w:author="Nathan Bunker" w:date="2020-06-08T10:26:00Z">
              <w:r w:rsidR="005178EC">
                <w:t xml:space="preserve"> known</w:t>
              </w:r>
            </w:ins>
            <w:ins w:id="371" w:author="Nathan Bunker" w:date="2020-06-08T10:25:00Z">
              <w:r w:rsidR="005178EC">
                <w:t>, but may be omitted</w:t>
              </w:r>
            </w:ins>
            <w:ins w:id="372" w:author="Nathan Bunker" w:date="2020-06-08T10:33:00Z">
              <w:r>
                <w:t xml:space="preserve"> if Tier is indicated</w:t>
              </w:r>
            </w:ins>
          </w:p>
        </w:tc>
        <w:tc>
          <w:tcPr>
            <w:tcW w:w="4855" w:type="dxa"/>
            <w:tcPrChange w:id="373" w:author="Nathan Bunker" w:date="2020-06-08T10:26:00Z">
              <w:tcPr>
                <w:tcW w:w="3117" w:type="dxa"/>
              </w:tcPr>
            </w:tcPrChange>
          </w:tcPr>
          <w:p w14:paraId="400E8D51" w14:textId="50519A72" w:rsidR="004B2BF0" w:rsidRDefault="005178EC" w:rsidP="00FA2E30">
            <w:pPr>
              <w:rPr>
                <w:ins w:id="374" w:author="Nathan Bunker" w:date="2020-06-08T10:29:00Z"/>
              </w:rPr>
            </w:pPr>
            <w:ins w:id="375" w:author="Nathan Bunker" w:date="2020-06-08T10:28:00Z">
              <w:r>
                <w:t xml:space="preserve">Population Group should be indicated if known. </w:t>
              </w:r>
              <w:r w:rsidR="004B2BF0">
                <w:t>Otherwise, if it is not known or was not determined then the concept, incl</w:t>
              </w:r>
            </w:ins>
            <w:ins w:id="376" w:author="Nathan Bunker" w:date="2020-06-08T10:29:00Z">
              <w:r w:rsidR="004B2BF0">
                <w:t>uding the OBX segment it would be sent i</w:t>
              </w:r>
            </w:ins>
            <w:ins w:id="377" w:author="Nathan Bunker" w:date="2020-06-08T10:30:00Z">
              <w:r w:rsidR="004B2BF0">
                <w:t>n</w:t>
              </w:r>
            </w:ins>
            <w:ins w:id="378" w:author="Nathan Bunker" w:date="2020-06-08T10:29:00Z">
              <w:r w:rsidR="004B2BF0">
                <w:t xml:space="preserve">, should be omitted. </w:t>
              </w:r>
            </w:ins>
          </w:p>
          <w:p w14:paraId="7B5E5486" w14:textId="6E3E9DAE" w:rsidR="004B2BF0" w:rsidRDefault="004B2BF0" w:rsidP="00FA2E30">
            <w:pPr>
              <w:rPr>
                <w:ins w:id="379" w:author="Nathan Bunker" w:date="2020-06-08T10:24:00Z"/>
              </w:rPr>
            </w:pPr>
            <w:ins w:id="380" w:author="Nathan Bunker" w:date="2020-06-08T10:29:00Z">
              <w:r>
                <w:t>If the Tier is omitted, then the Pop</w:t>
              </w:r>
            </w:ins>
            <w:ins w:id="381" w:author="Nathan Bunker" w:date="2020-06-08T10:30:00Z">
              <w:r>
                <w:t xml:space="preserve">ulation Group is </w:t>
              </w:r>
            </w:ins>
            <w:ins w:id="382" w:author="Nathan Bunker" w:date="2020-06-08T10:31:00Z">
              <w:r>
                <w:t>r</w:t>
              </w:r>
            </w:ins>
            <w:ins w:id="383" w:author="Nathan Bunker" w:date="2020-06-08T10:30:00Z">
              <w:r>
                <w:t xml:space="preserve">equired. </w:t>
              </w:r>
            </w:ins>
          </w:p>
        </w:tc>
      </w:tr>
      <w:tr w:rsidR="005178EC" w14:paraId="61B2E5D6" w14:textId="77777777" w:rsidTr="005178EC">
        <w:trPr>
          <w:ins w:id="384" w:author="Nathan Bunker" w:date="2020-06-08T10:24:00Z"/>
        </w:trPr>
        <w:tc>
          <w:tcPr>
            <w:tcW w:w="2065" w:type="dxa"/>
            <w:tcPrChange w:id="385" w:author="Nathan Bunker" w:date="2020-06-08T10:26:00Z">
              <w:tcPr>
                <w:tcW w:w="3116" w:type="dxa"/>
              </w:tcPr>
            </w:tcPrChange>
          </w:tcPr>
          <w:p w14:paraId="0B61D4EE" w14:textId="7A217578" w:rsidR="005178EC" w:rsidRDefault="005178EC" w:rsidP="00FA2E30">
            <w:pPr>
              <w:rPr>
                <w:ins w:id="386" w:author="Nathan Bunker" w:date="2020-06-08T10:24:00Z"/>
              </w:rPr>
            </w:pPr>
            <w:ins w:id="387" w:author="Nathan Bunker" w:date="2020-06-08T10:25:00Z">
              <w:r>
                <w:t>Tier</w:t>
              </w:r>
            </w:ins>
          </w:p>
        </w:tc>
        <w:tc>
          <w:tcPr>
            <w:tcW w:w="2430" w:type="dxa"/>
            <w:tcPrChange w:id="388" w:author="Nathan Bunker" w:date="2020-06-08T10:26:00Z">
              <w:tcPr>
                <w:tcW w:w="3117" w:type="dxa"/>
              </w:tcPr>
            </w:tcPrChange>
          </w:tcPr>
          <w:p w14:paraId="4332574C" w14:textId="44B0AD92" w:rsidR="005178EC" w:rsidRDefault="005178EC" w:rsidP="00FA2E30">
            <w:pPr>
              <w:rPr>
                <w:ins w:id="389" w:author="Nathan Bunker" w:date="2020-06-08T10:24:00Z"/>
              </w:rPr>
            </w:pPr>
            <w:ins w:id="390" w:author="Nathan Bunker" w:date="2020-06-08T10:25:00Z">
              <w:r>
                <w:t>Required</w:t>
              </w:r>
            </w:ins>
            <w:ins w:id="391" w:author="Nathan Bunker" w:date="2020-06-08T10:34:00Z">
              <w:r w:rsidR="004B2BF0">
                <w:t xml:space="preserve"> if known</w:t>
              </w:r>
            </w:ins>
            <w:ins w:id="392" w:author="Nathan Bunker" w:date="2020-06-08T10:25:00Z">
              <w:r>
                <w:t>, but may be omitted</w:t>
              </w:r>
            </w:ins>
            <w:ins w:id="393" w:author="Nathan Bunker" w:date="2020-06-08T10:33:00Z">
              <w:r w:rsidR="004B2BF0">
                <w:t xml:space="preserve"> if </w:t>
              </w:r>
              <w:r w:rsidR="004B2BF0">
                <w:lastRenderedPageBreak/>
                <w:t>Population Group is indicated</w:t>
              </w:r>
            </w:ins>
          </w:p>
        </w:tc>
        <w:tc>
          <w:tcPr>
            <w:tcW w:w="4855" w:type="dxa"/>
            <w:tcPrChange w:id="394" w:author="Nathan Bunker" w:date="2020-06-08T10:26:00Z">
              <w:tcPr>
                <w:tcW w:w="3117" w:type="dxa"/>
              </w:tcPr>
            </w:tcPrChange>
          </w:tcPr>
          <w:p w14:paraId="1455827C" w14:textId="1389AC8D" w:rsidR="005178EC" w:rsidRDefault="004B2BF0" w:rsidP="00FA2E30">
            <w:pPr>
              <w:rPr>
                <w:ins w:id="395" w:author="Nathan Bunker" w:date="2020-06-08T10:31:00Z"/>
              </w:rPr>
            </w:pPr>
            <w:ins w:id="396" w:author="Nathan Bunker" w:date="2020-06-08T10:30:00Z">
              <w:r>
                <w:lastRenderedPageBreak/>
                <w:t xml:space="preserve">Tier should be indicated if known. Otherwise, if </w:t>
              </w:r>
              <w:proofErr w:type="gramStart"/>
              <w:r>
                <w:t>its</w:t>
              </w:r>
              <w:proofErr w:type="gramEnd"/>
              <w:r>
                <w:t xml:space="preserve"> not know or was not determined then the </w:t>
              </w:r>
              <w:r>
                <w:lastRenderedPageBreak/>
                <w:t>concept, includi</w:t>
              </w:r>
            </w:ins>
            <w:ins w:id="397" w:author="Nathan Bunker" w:date="2020-06-08T10:31:00Z">
              <w:r>
                <w:t xml:space="preserve">ng the </w:t>
              </w:r>
              <w:del w:id="398" w:author="Suchon, Jason S" w:date="2020-06-08T15:33:00Z">
                <w:r w:rsidDel="007E3137">
                  <w:delText>BO</w:delText>
                </w:r>
              </w:del>
            </w:ins>
            <w:ins w:id="399" w:author="Suchon, Jason S" w:date="2020-06-08T15:33:00Z">
              <w:r w:rsidR="007E3137">
                <w:t>OB</w:t>
              </w:r>
            </w:ins>
            <w:ins w:id="400" w:author="Nathan Bunker" w:date="2020-06-08T10:31:00Z">
              <w:r>
                <w:t>X segment it would be sent in, should be omitted.</w:t>
              </w:r>
            </w:ins>
          </w:p>
          <w:p w14:paraId="7D4BD838" w14:textId="428C2069" w:rsidR="004B2BF0" w:rsidRDefault="004B2BF0" w:rsidP="00FA2E30">
            <w:pPr>
              <w:rPr>
                <w:ins w:id="401" w:author="Nathan Bunker" w:date="2020-06-08T10:24:00Z"/>
              </w:rPr>
            </w:pPr>
            <w:ins w:id="402" w:author="Nathan Bunker" w:date="2020-06-08T10:31:00Z">
              <w:r>
                <w:t xml:space="preserve">If the Population Group is omitted, then the Tier is required. </w:t>
              </w:r>
            </w:ins>
          </w:p>
        </w:tc>
      </w:tr>
      <w:tr w:rsidR="005178EC" w14:paraId="1A8BB780" w14:textId="77777777" w:rsidTr="005178EC">
        <w:trPr>
          <w:ins w:id="403" w:author="Nathan Bunker" w:date="2020-06-08T10:24:00Z"/>
        </w:trPr>
        <w:tc>
          <w:tcPr>
            <w:tcW w:w="2065" w:type="dxa"/>
            <w:tcPrChange w:id="404" w:author="Nathan Bunker" w:date="2020-06-08T10:26:00Z">
              <w:tcPr>
                <w:tcW w:w="3116" w:type="dxa"/>
              </w:tcPr>
            </w:tcPrChange>
          </w:tcPr>
          <w:p w14:paraId="1D0D10CE" w14:textId="3CF0E092" w:rsidR="005178EC" w:rsidRDefault="005178EC" w:rsidP="00FA2E30">
            <w:pPr>
              <w:rPr>
                <w:ins w:id="405" w:author="Nathan Bunker" w:date="2020-06-08T10:24:00Z"/>
              </w:rPr>
            </w:pPr>
            <w:ins w:id="406" w:author="Nathan Bunker" w:date="2020-06-08T10:25:00Z">
              <w:r>
                <w:lastRenderedPageBreak/>
                <w:t>Effective Date</w:t>
              </w:r>
            </w:ins>
          </w:p>
        </w:tc>
        <w:tc>
          <w:tcPr>
            <w:tcW w:w="2430" w:type="dxa"/>
            <w:tcPrChange w:id="407" w:author="Nathan Bunker" w:date="2020-06-08T10:26:00Z">
              <w:tcPr>
                <w:tcW w:w="3117" w:type="dxa"/>
              </w:tcPr>
            </w:tcPrChange>
          </w:tcPr>
          <w:p w14:paraId="194A7B1E" w14:textId="6281304C" w:rsidR="005178EC" w:rsidRDefault="005178EC" w:rsidP="00FA2E30">
            <w:pPr>
              <w:rPr>
                <w:ins w:id="408" w:author="Nathan Bunker" w:date="2020-06-08T10:24:00Z"/>
              </w:rPr>
            </w:pPr>
            <w:ins w:id="409" w:author="Nathan Bunker" w:date="2020-06-08T10:25:00Z">
              <w:r>
                <w:t>Required if known, but may be empty</w:t>
              </w:r>
            </w:ins>
          </w:p>
        </w:tc>
        <w:tc>
          <w:tcPr>
            <w:tcW w:w="4855" w:type="dxa"/>
            <w:tcPrChange w:id="410" w:author="Nathan Bunker" w:date="2020-06-08T10:26:00Z">
              <w:tcPr>
                <w:tcW w:w="3117" w:type="dxa"/>
              </w:tcPr>
            </w:tcPrChange>
          </w:tcPr>
          <w:p w14:paraId="5961DDED" w14:textId="65986F72" w:rsidR="005178EC" w:rsidRDefault="004B2BF0" w:rsidP="00FA2E30">
            <w:pPr>
              <w:rPr>
                <w:ins w:id="411" w:author="Nathan Bunker" w:date="2020-06-08T10:24:00Z"/>
              </w:rPr>
            </w:pPr>
            <w:commentRangeStart w:id="412"/>
            <w:ins w:id="413" w:author="Nathan Bunker" w:date="2020-06-08T10:38:00Z">
              <w:r>
                <w:t xml:space="preserve">Each OBX segment that communicates the Mass Vaccination Event information should indicate the effective date </w:t>
              </w:r>
              <w:r w:rsidR="00EA7FE2">
                <w:t xml:space="preserve">of this information </w:t>
              </w:r>
              <w:r>
                <w:t xml:space="preserve">in OBX-14. </w:t>
              </w:r>
              <w:r w:rsidR="00EA7FE2">
                <w:t>If the effective date cannot be</w:t>
              </w:r>
            </w:ins>
            <w:ins w:id="414" w:author="Nathan Bunker" w:date="2020-06-08T10:39:00Z">
              <w:r w:rsidR="00EA7FE2">
                <w:t xml:space="preserve"> determined or is unknown then OBX-14 should be left empty. </w:t>
              </w:r>
            </w:ins>
            <w:commentRangeEnd w:id="412"/>
            <w:r w:rsidR="007E3137">
              <w:rPr>
                <w:rStyle w:val="CommentReference"/>
              </w:rPr>
              <w:commentReference w:id="412"/>
            </w:r>
          </w:p>
        </w:tc>
      </w:tr>
    </w:tbl>
    <w:p w14:paraId="7DB49D6A" w14:textId="14C43F94" w:rsidR="005178EC" w:rsidRDefault="005178EC" w:rsidP="00FA2E30">
      <w:pPr>
        <w:rPr>
          <w:ins w:id="415" w:author="Nathan Bunker" w:date="2020-06-08T10:35:00Z"/>
        </w:rPr>
      </w:pPr>
    </w:p>
    <w:p w14:paraId="47C7C5AA" w14:textId="4E1546A4" w:rsidR="004B2BF0" w:rsidRDefault="004B2BF0" w:rsidP="00FA2E30">
      <w:pPr>
        <w:rPr>
          <w:ins w:id="416" w:author="Nathan Bunker" w:date="2020-06-08T10:23:00Z"/>
        </w:rPr>
      </w:pPr>
      <w:ins w:id="417" w:author="Nathan Bunker" w:date="2020-06-08T10:36:00Z">
        <w:r>
          <w:t>Th</w:t>
        </w:r>
      </w:ins>
      <w:ins w:id="418" w:author="Nathan Bunker" w:date="2020-06-08T10:39:00Z">
        <w:r w:rsidR="00EA7FE2">
          <w:t xml:space="preserve">is Mass Vaccination Event </w:t>
        </w:r>
      </w:ins>
      <w:ins w:id="419" w:author="Nathan Bunker" w:date="2020-06-08T10:36:00Z">
        <w:r>
          <w:t>should only be communicated when the Population Group and/or Tier have been determined at either the patient or vaccination level. If no</w:t>
        </w:r>
      </w:ins>
      <w:ins w:id="420" w:author="Nathan Bunker" w:date="2020-06-08T10:37:00Z">
        <w:r>
          <w:t xml:space="preserve"> determination has been made</w:t>
        </w:r>
      </w:ins>
      <w:ins w:id="421" w:author="Nathan Bunker" w:date="2020-06-08T10:40:00Z">
        <w:r w:rsidR="00EA7FE2">
          <w:t xml:space="preserve">, then no </w:t>
        </w:r>
      </w:ins>
      <w:ins w:id="422" w:author="Nathan Bunker" w:date="2020-06-08T10:41:00Z">
        <w:r w:rsidR="00EA7FE2">
          <w:t xml:space="preserve">Mass Vaccination </w:t>
        </w:r>
      </w:ins>
      <w:ins w:id="423" w:author="Nathan Bunker" w:date="2020-06-08T10:40:00Z">
        <w:r w:rsidR="00EA7FE2">
          <w:t xml:space="preserve">information should be submitted at the patient or vaccination level. </w:t>
        </w:r>
      </w:ins>
    </w:p>
    <w:p w14:paraId="21E70F40" w14:textId="496890A8" w:rsidR="003936C3" w:rsidDel="00EA7FE2" w:rsidRDefault="00EA7FE2">
      <w:pPr>
        <w:pStyle w:val="Heading2"/>
        <w:rPr>
          <w:del w:id="424" w:author="Nathan Bunker" w:date="2020-06-08T08:19:00Z"/>
        </w:rPr>
        <w:pPrChange w:id="425" w:author="Nathan Bunker" w:date="2020-06-08T10:41:00Z">
          <w:pPr/>
        </w:pPrChange>
      </w:pPr>
      <w:ins w:id="426" w:author="Nathan Bunker" w:date="2020-06-08T10:41:00Z">
        <w:r>
          <w:t>Interaction Between Population Group and Tier</w:t>
        </w:r>
      </w:ins>
      <w:del w:id="427" w:author="Nathan Bunker" w:date="2020-06-08T08:19:00Z">
        <w:r w:rsidR="003936C3" w:rsidDel="00592F16">
          <w:delText>Population Group – LOINC Code Example – TPG_POP_GRP^Priority Group – Population Group^99TPG</w:delText>
        </w:r>
      </w:del>
    </w:p>
    <w:p w14:paraId="4B825DD7" w14:textId="77777777" w:rsidR="00EA7FE2" w:rsidRPr="003936C3" w:rsidRDefault="00EA7FE2">
      <w:pPr>
        <w:pStyle w:val="Heading2"/>
        <w:rPr>
          <w:ins w:id="428" w:author="Nathan Bunker" w:date="2020-06-08T10:41:00Z"/>
        </w:rPr>
        <w:pPrChange w:id="429" w:author="Nathan Bunker" w:date="2020-06-08T10:41:00Z">
          <w:pPr/>
        </w:pPrChange>
      </w:pPr>
    </w:p>
    <w:p w14:paraId="2DE03C14" w14:textId="1E182E5D" w:rsidR="00950053" w:rsidRPr="003936C3" w:rsidDel="00592F16" w:rsidRDefault="00EA7FE2" w:rsidP="00FA2E30">
      <w:pPr>
        <w:rPr>
          <w:del w:id="430" w:author="Nathan Bunker" w:date="2020-06-08T08:19:00Z"/>
        </w:rPr>
      </w:pPr>
      <w:ins w:id="431" w:author="Nathan Bunker" w:date="2020-06-08T10:41:00Z">
        <w:r>
          <w:t>The</w:t>
        </w:r>
      </w:ins>
      <w:ins w:id="432" w:author="Nathan Bunker" w:date="2020-06-08T10:42:00Z">
        <w:r>
          <w:t xml:space="preserve"> guidance from the CDC indicates that as the severity of a pandemic changes, population groups will be re-assigned to new tiers. For example</w:t>
        </w:r>
      </w:ins>
      <w:ins w:id="433" w:author="Nathan Bunker" w:date="2020-06-08T10:43:00Z">
        <w:r>
          <w:t xml:space="preserve">, in low severity a certain population may be not indicated to receive a vaccination but will in a high severity situation. The </w:t>
        </w:r>
      </w:ins>
      <w:del w:id="434" w:author="Nathan Bunker" w:date="2020-06-08T08:19:00Z">
        <w:r w:rsidR="003936C3" w:rsidDel="00592F16">
          <w:delText>Tier – LOINC Code Example – TPG_TIER^Priority Group – Tier^99TPG</w:delText>
        </w:r>
      </w:del>
    </w:p>
    <w:p w14:paraId="0072760C" w14:textId="007A4E8D" w:rsidR="00EA7FE2" w:rsidRDefault="003936C3" w:rsidP="00FA2E30">
      <w:pPr>
        <w:rPr>
          <w:ins w:id="435" w:author="Nathan Bunker" w:date="2020-06-08T10:44:00Z"/>
        </w:rPr>
      </w:pPr>
      <w:del w:id="436" w:author="Nathan Bunker" w:date="2020-06-08T10:22:00Z">
        <w:r w:rsidDel="005178EC">
          <w:delText xml:space="preserve">The small workgroup has also decided that there should be a standardized code set in regards to the Code Sets that would be utilized specific to the Mass Vaccination Event, Population Group, and Tier as well.  </w:delText>
        </w:r>
      </w:del>
      <w:ins w:id="437" w:author="Nathan Bunker" w:date="2020-06-08T10:43:00Z">
        <w:r w:rsidR="00EA7FE2">
          <w:t>guidance for messaging this information is to:</w:t>
        </w:r>
      </w:ins>
    </w:p>
    <w:p w14:paraId="3BA482BA" w14:textId="4DB21C2B" w:rsidR="00EA7FE2" w:rsidRDefault="00EA7FE2" w:rsidP="00EA7FE2">
      <w:pPr>
        <w:pStyle w:val="ListParagraph"/>
        <w:numPr>
          <w:ilvl w:val="0"/>
          <w:numId w:val="40"/>
        </w:numPr>
        <w:rPr>
          <w:ins w:id="438" w:author="Nathan Bunker" w:date="2020-06-08T10:44:00Z"/>
        </w:rPr>
      </w:pPr>
      <w:commentRangeStart w:id="439"/>
      <w:ins w:id="440" w:author="Nathan Bunker" w:date="2020-06-08T10:45:00Z">
        <w:r>
          <w:t>Senders should always c</w:t>
        </w:r>
      </w:ins>
      <w:ins w:id="441" w:author="Nathan Bunker" w:date="2020-06-08T10:44:00Z">
        <w:r>
          <w:t>ommunicate the Population Group and/or Tier as it was determined to be as of the Effective Date.</w:t>
        </w:r>
      </w:ins>
      <w:commentRangeEnd w:id="439"/>
      <w:r w:rsidR="007E3137">
        <w:rPr>
          <w:rStyle w:val="CommentReference"/>
        </w:rPr>
        <w:commentReference w:id="439"/>
      </w:r>
    </w:p>
    <w:p w14:paraId="6F242CDE" w14:textId="1C38093F" w:rsidR="00EA7FE2" w:rsidRDefault="00EA7FE2" w:rsidP="00EA7FE2">
      <w:pPr>
        <w:pStyle w:val="ListParagraph"/>
        <w:numPr>
          <w:ilvl w:val="0"/>
          <w:numId w:val="40"/>
        </w:numPr>
        <w:rPr>
          <w:ins w:id="442" w:author="Nathan Bunker" w:date="2020-06-08T10:48:00Z"/>
        </w:rPr>
      </w:pPr>
      <w:ins w:id="443" w:author="Nathan Bunker" w:date="2020-06-08T10:46:00Z">
        <w:r>
          <w:t>Receivers should assume that patients may move in an out of population groups based on personal status changes. (</w:t>
        </w:r>
      </w:ins>
      <w:ins w:id="444" w:author="Nathan Bunker" w:date="2020-06-08T10:50:00Z">
        <w:r w:rsidR="007C597E">
          <w:t>E.g.</w:t>
        </w:r>
      </w:ins>
      <w:ins w:id="445" w:author="Nathan Bunker" w:date="2020-06-08T10:46:00Z">
        <w:r>
          <w:t xml:space="preserve"> </w:t>
        </w:r>
      </w:ins>
      <w:ins w:id="446" w:author="Nathan Bunker" w:date="2020-06-08T10:47:00Z">
        <w:r>
          <w:t>employment</w:t>
        </w:r>
      </w:ins>
      <w:ins w:id="447" w:author="Nathan Bunker" w:date="2020-06-08T10:46:00Z">
        <w:r>
          <w:t xml:space="preserve"> changes</w:t>
        </w:r>
      </w:ins>
      <w:ins w:id="448" w:author="Nathan Bunker" w:date="2020-06-08T10:47:00Z">
        <w:r>
          <w:t xml:space="preserve">.) </w:t>
        </w:r>
      </w:ins>
    </w:p>
    <w:p w14:paraId="210628FD" w14:textId="0D59553B" w:rsidR="007C597E" w:rsidRDefault="00EA7FE2">
      <w:pPr>
        <w:pStyle w:val="ListParagraph"/>
        <w:numPr>
          <w:ilvl w:val="0"/>
          <w:numId w:val="40"/>
        </w:numPr>
        <w:rPr>
          <w:ins w:id="449" w:author="Nathan Bunker" w:date="2020-06-08T10:22:00Z"/>
        </w:rPr>
        <w:pPrChange w:id="450" w:author="Nathan Bunker" w:date="2020-06-08T10:51:00Z">
          <w:pPr/>
        </w:pPrChange>
      </w:pPr>
      <w:ins w:id="451" w:author="Nathan Bunker" w:date="2020-06-08T10:48:00Z">
        <w:r>
          <w:t xml:space="preserve">Receivers </w:t>
        </w:r>
      </w:ins>
      <w:ins w:id="452" w:author="Nathan Bunker" w:date="2020-06-08T10:49:00Z">
        <w:r w:rsidR="007C597E">
          <w:t>should be prepare</w:t>
        </w:r>
        <w:bookmarkStart w:id="453" w:name="_GoBack"/>
        <w:bookmarkEnd w:id="453"/>
        <w:r w:rsidR="007C597E">
          <w:t>d for p</w:t>
        </w:r>
      </w:ins>
      <w:ins w:id="454" w:author="Nathan Bunker" w:date="2020-06-08T10:48:00Z">
        <w:r>
          <w:t xml:space="preserve">opulation groups </w:t>
        </w:r>
      </w:ins>
      <w:ins w:id="455" w:author="Nathan Bunker" w:date="2020-06-08T10:49:00Z">
        <w:r w:rsidR="007C597E">
          <w:t>to be re-assigned to tiers as a pandemic progress</w:t>
        </w:r>
      </w:ins>
      <w:ins w:id="456" w:author="Nathan Bunker" w:date="2020-06-08T10:53:00Z">
        <w:r w:rsidR="007C597E">
          <w:t xml:space="preserve">. </w:t>
        </w:r>
      </w:ins>
    </w:p>
    <w:p w14:paraId="72701938" w14:textId="375A1793" w:rsidR="005178EC" w:rsidRDefault="005C545E" w:rsidP="005C545E">
      <w:pPr>
        <w:pStyle w:val="Heading1"/>
        <w:rPr>
          <w:ins w:id="457" w:author="Nathan Bunker" w:date="2020-06-08T11:08:00Z"/>
        </w:rPr>
      </w:pPr>
      <w:ins w:id="458" w:author="Nathan Bunker" w:date="2020-06-08T11:08:00Z">
        <w:r>
          <w:t>Examples</w:t>
        </w:r>
      </w:ins>
    </w:p>
    <w:p w14:paraId="164726BD" w14:textId="2230317B" w:rsidR="005C545E" w:rsidRDefault="00635903" w:rsidP="005C545E">
      <w:pPr>
        <w:rPr>
          <w:ins w:id="459" w:author="Nathan Bunker" w:date="2020-06-08T11:10:00Z"/>
        </w:rPr>
      </w:pPr>
      <w:ins w:id="460" w:author="Nathan Bunker" w:date="2020-06-08T11:09:00Z">
        <w:r>
          <w:t xml:space="preserve">Test cases are being developed and update here: </w:t>
        </w:r>
      </w:ins>
      <w:ins w:id="461" w:author="Nathan Bunker" w:date="2020-06-08T11:10:00Z">
        <w:r>
          <w:fldChar w:fldCharType="begin"/>
        </w:r>
        <w:r>
          <w:instrText xml:space="preserve"> HYPERLINK "https://github.com/immregistries/sisc-priority/wiki/Test-Cases" </w:instrText>
        </w:r>
        <w:r>
          <w:fldChar w:fldCharType="separate"/>
        </w:r>
        <w:r>
          <w:rPr>
            <w:rStyle w:val="Hyperlink"/>
          </w:rPr>
          <w:t>https://github.com/immregistries/sisc-priority/wiki/Test-Cases</w:t>
        </w:r>
        <w:r>
          <w:fldChar w:fldCharType="end"/>
        </w:r>
      </w:ins>
    </w:p>
    <w:p w14:paraId="2DE701E5" w14:textId="77777777" w:rsidR="00635903" w:rsidRDefault="00635903" w:rsidP="005C545E">
      <w:pPr>
        <w:rPr>
          <w:ins w:id="462" w:author="Nathan Bunker" w:date="2020-06-08T11:09:00Z"/>
        </w:rPr>
      </w:pPr>
    </w:p>
    <w:p w14:paraId="5FC8D8F5" w14:textId="77777777" w:rsidR="00635903" w:rsidRPr="005C545E" w:rsidRDefault="00635903">
      <w:pPr>
        <w:rPr>
          <w:ins w:id="463" w:author="Nathan Bunker" w:date="2020-06-08T10:22:00Z"/>
        </w:rPr>
      </w:pPr>
    </w:p>
    <w:p w14:paraId="02EB7239" w14:textId="4F2C52C4" w:rsidR="003936C3" w:rsidRDefault="003936C3" w:rsidP="00FA2E30">
      <w:r>
        <w:t xml:space="preserve">Currently we have the following formatting and examples provided in regards to the Standardized Code Set construction information in order to stay conformant with discussion </w:t>
      </w:r>
      <w:r>
        <w:lastRenderedPageBreak/>
        <w:t>should be had in regards to who maintains these code sets we understand that as a community there should be some consensus when it comes to national guidance, however in cases of a State specific Emergency Response or Natural Disaster it would be beneficial to use possibly custom codes as well where needed, but wanted to be able to define a syntax to use to try to stay in conformance with the IIS community as best as we can.</w:t>
      </w:r>
    </w:p>
    <w:p w14:paraId="20369AA6" w14:textId="2D2DA2A1" w:rsidR="00950053" w:rsidRPr="00950053" w:rsidRDefault="003936C3" w:rsidP="00FA2E30">
      <w:r>
        <w:t xml:space="preserve">Mass Vaccination Event – </w:t>
      </w:r>
      <w:r w:rsidR="00950053">
        <w:t>Code Set Syntax</w:t>
      </w:r>
      <w:r>
        <w:t xml:space="preserve"> – </w:t>
      </w:r>
      <w:r w:rsidR="00950053">
        <w:t>PYYYY-Event Name</w:t>
      </w:r>
    </w:p>
    <w:p w14:paraId="4DC4CD1D" w14:textId="304E5041" w:rsidR="00950053" w:rsidRDefault="00950053" w:rsidP="00FA2E30">
      <w:r>
        <w:t>Mass Vaccination Event – Code Example – P2020-Flu</w:t>
      </w:r>
    </w:p>
    <w:p w14:paraId="708EE817" w14:textId="7721CED6" w:rsidR="00950053" w:rsidRDefault="00950053" w:rsidP="00FA2E30">
      <w:r>
        <w:t>Mass Vaccination Event – Code Description – Pandemic 2020 – Influenza</w:t>
      </w:r>
    </w:p>
    <w:p w14:paraId="15F76754" w14:textId="6E6F5A7E" w:rsidR="00950053" w:rsidRPr="00950053" w:rsidRDefault="00950053" w:rsidP="00FA2E30">
      <w:r>
        <w:t>Mass Vaccination Event – Code Set – 99TPG</w:t>
      </w:r>
    </w:p>
    <w:p w14:paraId="26F7F78F" w14:textId="77777777" w:rsidR="00950053" w:rsidRDefault="00950053" w:rsidP="00FA2E30">
      <w:r>
        <w:t xml:space="preserve">Mass Vaccination Event Code Specific Information Example: </w:t>
      </w:r>
    </w:p>
    <w:p w14:paraId="1A29D634" w14:textId="206D94F3" w:rsidR="00950053" w:rsidRDefault="00950053" w:rsidP="00FA2E30">
      <w:r>
        <w:t>P2020-Flu^Pandemic 2020 – Influenza^99TPG</w:t>
      </w:r>
    </w:p>
    <w:p w14:paraId="2BB7D6C6" w14:textId="69AF005E" w:rsidR="00950053" w:rsidRPr="00950053" w:rsidRDefault="00950053" w:rsidP="00FA2E30">
      <w:r>
        <w:t>Population Group – Code Set Syntax – PG##</w:t>
      </w:r>
    </w:p>
    <w:p w14:paraId="46B72BB7" w14:textId="15D486E6" w:rsidR="00950053" w:rsidRDefault="00950053" w:rsidP="00FA2E30">
      <w:r>
        <w:t>Population Group – Code Example – PG01</w:t>
      </w:r>
    </w:p>
    <w:p w14:paraId="7C14F7C0" w14:textId="68CA5720" w:rsidR="00950053" w:rsidRDefault="00950053" w:rsidP="00FA2E30">
      <w:r>
        <w:t>Population Group – Code Description – Deployed and mission essential personnel</w:t>
      </w:r>
    </w:p>
    <w:p w14:paraId="4B716CA5" w14:textId="2D485023" w:rsidR="00950053" w:rsidRPr="00950053" w:rsidRDefault="00950053" w:rsidP="00FA2E30">
      <w:r>
        <w:t>Population Group – Code Set – 99TPG</w:t>
      </w:r>
    </w:p>
    <w:p w14:paraId="5961E55C" w14:textId="3BC45A9A" w:rsidR="00950053" w:rsidRDefault="00950053" w:rsidP="00FA2E30">
      <w:r>
        <w:t xml:space="preserve">Population Group Code Specific Information Example: </w:t>
      </w:r>
    </w:p>
    <w:p w14:paraId="4F9241CA" w14:textId="2887EEB0" w:rsidR="00950053" w:rsidRDefault="00950053" w:rsidP="00FA2E30">
      <w:r>
        <w:t xml:space="preserve">PG01^Deployed and mission essential personnel^99TPG </w:t>
      </w:r>
    </w:p>
    <w:p w14:paraId="21139B6A" w14:textId="29A8CC86" w:rsidR="00950053" w:rsidRPr="00FA2E30" w:rsidRDefault="00950053" w:rsidP="00FA2E30">
      <w:pPr>
        <w:rPr>
          <w:lang w:val="fr-FR"/>
        </w:rPr>
      </w:pPr>
      <w:r w:rsidRPr="00FA2E30">
        <w:rPr>
          <w:lang w:val="fr-FR"/>
        </w:rPr>
        <w:t xml:space="preserve">Tier – Code Set </w:t>
      </w:r>
      <w:proofErr w:type="spellStart"/>
      <w:r w:rsidRPr="00FA2E30">
        <w:rPr>
          <w:lang w:val="fr-FR"/>
        </w:rPr>
        <w:t>Syntax</w:t>
      </w:r>
      <w:proofErr w:type="spellEnd"/>
      <w:r w:rsidRPr="00FA2E30">
        <w:rPr>
          <w:lang w:val="fr-FR"/>
        </w:rPr>
        <w:t xml:space="preserve"> – T#</w:t>
      </w:r>
    </w:p>
    <w:p w14:paraId="083DF120" w14:textId="51C8CC2A" w:rsidR="00950053" w:rsidRPr="00FA2E30" w:rsidRDefault="00950053" w:rsidP="00FA2E30">
      <w:pPr>
        <w:rPr>
          <w:lang w:val="fr-FR"/>
        </w:rPr>
      </w:pPr>
      <w:r w:rsidRPr="00FA2E30">
        <w:rPr>
          <w:lang w:val="fr-FR"/>
        </w:rPr>
        <w:t>Tier – Code Example – T1</w:t>
      </w:r>
    </w:p>
    <w:p w14:paraId="4B581444" w14:textId="18B790D4" w:rsidR="00950053" w:rsidRPr="00FA2E30" w:rsidRDefault="00950053" w:rsidP="00FA2E30">
      <w:pPr>
        <w:rPr>
          <w:lang w:val="fr-FR"/>
        </w:rPr>
      </w:pPr>
      <w:r w:rsidRPr="00FA2E30">
        <w:rPr>
          <w:lang w:val="fr-FR"/>
        </w:rPr>
        <w:t>Tier – Code Description – Tier 1</w:t>
      </w:r>
    </w:p>
    <w:p w14:paraId="0D0E6506" w14:textId="0DCDC55C" w:rsidR="00950053" w:rsidRPr="00FA2E30" w:rsidRDefault="00950053" w:rsidP="00FA2E30">
      <w:pPr>
        <w:rPr>
          <w:lang w:val="fr-FR"/>
        </w:rPr>
      </w:pPr>
      <w:r w:rsidRPr="00FA2E30">
        <w:rPr>
          <w:lang w:val="fr-FR"/>
        </w:rPr>
        <w:t>Tier – Code Set – 99TPG</w:t>
      </w:r>
    </w:p>
    <w:p w14:paraId="7C46555E" w14:textId="2347688F" w:rsidR="00950053" w:rsidRPr="00FA2E30" w:rsidRDefault="00950053" w:rsidP="00FA2E30">
      <w:pPr>
        <w:rPr>
          <w:lang w:val="fr-FR"/>
        </w:rPr>
      </w:pPr>
      <w:proofErr w:type="spellStart"/>
      <w:r w:rsidRPr="00FA2E30">
        <w:rPr>
          <w:lang w:val="fr-FR"/>
        </w:rPr>
        <w:t>Tier</w:t>
      </w:r>
      <w:proofErr w:type="spellEnd"/>
      <w:r w:rsidRPr="00FA2E30">
        <w:rPr>
          <w:lang w:val="fr-FR"/>
        </w:rPr>
        <w:t xml:space="preserve"> Code </w:t>
      </w:r>
      <w:proofErr w:type="spellStart"/>
      <w:r w:rsidRPr="00FA2E30">
        <w:rPr>
          <w:lang w:val="fr-FR"/>
        </w:rPr>
        <w:t>Specific</w:t>
      </w:r>
      <w:proofErr w:type="spellEnd"/>
      <w:r w:rsidRPr="00FA2E30">
        <w:rPr>
          <w:lang w:val="fr-FR"/>
        </w:rPr>
        <w:t xml:space="preserve"> Information </w:t>
      </w:r>
      <w:proofErr w:type="spellStart"/>
      <w:r w:rsidRPr="00FA2E30">
        <w:rPr>
          <w:lang w:val="fr-FR"/>
        </w:rPr>
        <w:t>Example</w:t>
      </w:r>
      <w:proofErr w:type="spellEnd"/>
      <w:r w:rsidRPr="00FA2E30">
        <w:rPr>
          <w:lang w:val="fr-FR"/>
        </w:rPr>
        <w:t xml:space="preserve">: </w:t>
      </w:r>
    </w:p>
    <w:p w14:paraId="4A1C98ED" w14:textId="7E78A5D9" w:rsidR="002C0DC4" w:rsidRPr="00FA2E30" w:rsidRDefault="00950053" w:rsidP="00FA2E30">
      <w:pPr>
        <w:rPr>
          <w:lang w:val="fr-FR"/>
        </w:rPr>
      </w:pPr>
      <w:r w:rsidRPr="00FA2E30">
        <w:rPr>
          <w:lang w:val="fr-FR"/>
        </w:rPr>
        <w:t xml:space="preserve">T1^Tier 1^99TPG </w:t>
      </w:r>
    </w:p>
    <w:p w14:paraId="3E8B3848" w14:textId="5B1DAA61" w:rsidR="00796764" w:rsidRDefault="00796764" w:rsidP="00FA2E30">
      <w:r>
        <w:t>Specific Use Cases Developed to describe scenarios in which an IIS should be able to capture this information within a HL7 VXU 2.5.1 Release 1.5 message</w:t>
      </w:r>
    </w:p>
    <w:p w14:paraId="0D84BE5D" w14:textId="05C89FB2" w:rsidR="000E3A16" w:rsidRPr="000E3A16" w:rsidRDefault="000E3A16" w:rsidP="00FA2E30">
      <w:pPr>
        <w:rPr>
          <w:rFonts w:eastAsia="Times New Roman"/>
        </w:rPr>
      </w:pPr>
      <w:r w:rsidRPr="000E3A16">
        <w:rPr>
          <w:rFonts w:eastAsia="Times New Roman"/>
        </w:rPr>
        <w:t xml:space="preserve">EHR/EMR/Outside system </w:t>
      </w:r>
      <w:r>
        <w:rPr>
          <w:rFonts w:eastAsia="Times New Roman"/>
        </w:rPr>
        <w:t xml:space="preserve">submission of VXU message to IIS </w:t>
      </w:r>
      <w:r w:rsidRPr="000E3A16">
        <w:rPr>
          <w:rFonts w:eastAsia="Times New Roman"/>
        </w:rPr>
        <w:t>specific needs:</w:t>
      </w:r>
    </w:p>
    <w:p w14:paraId="3383A226" w14:textId="346626FB" w:rsidR="001E0C8B" w:rsidRPr="001E0C8B" w:rsidRDefault="001E0C8B" w:rsidP="001E0C8B">
      <w:pPr>
        <w:pStyle w:val="Heading2"/>
      </w:pPr>
      <w:r>
        <w:t>Use Case 1:</w:t>
      </w:r>
    </w:p>
    <w:p w14:paraId="0BD87C0D" w14:textId="4DB893D5" w:rsidR="007856EC" w:rsidRDefault="007856EC" w:rsidP="00FA2E30">
      <w:proofErr w:type="gramStart"/>
      <w:r>
        <w:t>Patient(</w:t>
      </w:r>
      <w:proofErr w:type="gramEnd"/>
      <w:r>
        <w:t>Client) Level Mass Vaccination Identification</w:t>
      </w:r>
    </w:p>
    <w:p w14:paraId="58B5EA8F" w14:textId="77777777" w:rsidR="007856EC" w:rsidRDefault="007856EC" w:rsidP="00FA2E30">
      <w:r>
        <w:lastRenderedPageBreak/>
        <w:t>Actors - Provider &amp; Patient &amp; Submitting System &amp; Receiving System</w:t>
      </w:r>
    </w:p>
    <w:p w14:paraId="7C4D14A1" w14:textId="77777777" w:rsidR="007856EC" w:rsidRDefault="007856EC" w:rsidP="00FA2E30">
      <w:r>
        <w:t xml:space="preserve">Description - Provider identifies what population group and/or tier the patient is in for the mass vaccination event and records that information in the submitting system. </w:t>
      </w:r>
    </w:p>
    <w:p w14:paraId="5E41FD99" w14:textId="77777777" w:rsidR="007856EC" w:rsidRDefault="007856EC" w:rsidP="00FA2E30">
      <w:r>
        <w:t>Expected Outcome - Providers system sends the mass vaccination event information as well as the population group and/or tier the patient is in over to the IIS.</w:t>
      </w:r>
    </w:p>
    <w:p w14:paraId="5796F098" w14:textId="77777777" w:rsidR="007856EC" w:rsidRDefault="007856EC" w:rsidP="00FA2E30">
      <w:r>
        <w:t>General messaging guidance - Describes how to submit mass vaccination event, population groups, tier and effective date in a HL7 message.</w:t>
      </w:r>
    </w:p>
    <w:p w14:paraId="1D149C74" w14:textId="77777777" w:rsidR="007856EC" w:rsidRDefault="007856EC" w:rsidP="00FA2E30"/>
    <w:p w14:paraId="02C1B0B7" w14:textId="77777777" w:rsidR="007856EC" w:rsidRDefault="007856EC" w:rsidP="00FA2E30">
      <w:r>
        <w:t>No Vaccine Administered RXA Segment</w:t>
      </w:r>
    </w:p>
    <w:p w14:paraId="62996A19" w14:textId="77777777" w:rsidR="007856EC" w:rsidRDefault="007856EC" w:rsidP="00FA2E30">
      <w:r>
        <w:t>OBX group submission</w:t>
      </w:r>
    </w:p>
    <w:p w14:paraId="6C96A70E" w14:textId="77777777" w:rsidR="007856EC" w:rsidRDefault="007856EC" w:rsidP="00FA2E30">
      <w:r>
        <w:t>Mass vaccination event information</w:t>
      </w:r>
    </w:p>
    <w:p w14:paraId="3AE7070E" w14:textId="77777777" w:rsidR="007856EC" w:rsidRDefault="007856EC" w:rsidP="00FA2E30">
      <w:r>
        <w:t>Population group information</w:t>
      </w:r>
    </w:p>
    <w:p w14:paraId="234B74B1" w14:textId="46E78506" w:rsidR="007856EC" w:rsidRDefault="007856EC" w:rsidP="00FA2E30">
      <w:r>
        <w:t>Tier information</w:t>
      </w:r>
    </w:p>
    <w:p w14:paraId="27F60FF4" w14:textId="259EBE6B" w:rsidR="007856EC" w:rsidRDefault="007856EC" w:rsidP="007856EC">
      <w:pPr>
        <w:pStyle w:val="Heading2"/>
      </w:pPr>
      <w:r>
        <w:t>Example:</w:t>
      </w:r>
    </w:p>
    <w:p w14:paraId="45F29CBA" w14:textId="77777777" w:rsidR="007856EC" w:rsidRDefault="007856EC" w:rsidP="00FA2E30">
      <w:r>
        <w:t>RXA|0|1|20200605||998^No Vaccine Administered^CVX|999||||||||||||||NA|A</w:t>
      </w:r>
    </w:p>
    <w:p w14:paraId="7090641E" w14:textId="77777777" w:rsidR="007856EC" w:rsidRDefault="007856EC" w:rsidP="00FA2E30">
      <w:r>
        <w:t>OBX|1|CE|TPG_PAND^Priority Group - Pandemic^99TPG|1|P2020-Flu^Pandemic 2020 - Influenza^99TPG||||||F|||20200524</w:t>
      </w:r>
    </w:p>
    <w:p w14:paraId="1CFA6657" w14:textId="77777777" w:rsidR="007856EC" w:rsidRDefault="007856EC" w:rsidP="00FA2E30">
      <w:r>
        <w:t>OBX|2|CE|TPG_POP_GRP^Priority Group - Population Group^99TPG|1|PG01^Deployed \T\ mission essential personnel^99TPG||||||F|||20200654</w:t>
      </w:r>
    </w:p>
    <w:p w14:paraId="7FAA1BEA" w14:textId="77777777" w:rsidR="007856EC" w:rsidRDefault="007856EC" w:rsidP="00FA2E30">
      <w:r>
        <w:t>OBX|3|CE|TPG_TIER^Priority Group - Tier^99TPG|1|T1^Tier 1^99TPG||||||F|||20200524</w:t>
      </w:r>
    </w:p>
    <w:p w14:paraId="752CBEE9" w14:textId="364A20A9" w:rsidR="001E0C8B" w:rsidRPr="001E0C8B" w:rsidRDefault="001E0C8B" w:rsidP="001E0C8B">
      <w:pPr>
        <w:pStyle w:val="Heading2"/>
      </w:pPr>
      <w:r>
        <w:t>Use Case 2:</w:t>
      </w:r>
    </w:p>
    <w:p w14:paraId="4DFEFD0D" w14:textId="60DC9D19" w:rsidR="007856EC" w:rsidRDefault="007856EC" w:rsidP="007856EC">
      <w:pPr>
        <w:pStyle w:val="Heading2"/>
      </w:pPr>
      <w:r>
        <w:t>Patient Mass Vaccination Vaccine Administration</w:t>
      </w:r>
      <w:r w:rsidRPr="007856EC">
        <w:t xml:space="preserve"> </w:t>
      </w:r>
    </w:p>
    <w:p w14:paraId="17D87BCA" w14:textId="77777777" w:rsidR="007856EC" w:rsidRDefault="007856EC" w:rsidP="00FA2E30">
      <w:r>
        <w:t>Actors - Provider &amp; Patient &amp; Submitting System &amp; Receiving System</w:t>
      </w:r>
    </w:p>
    <w:p w14:paraId="1283F0AA" w14:textId="77777777" w:rsidR="007856EC" w:rsidRDefault="007856EC" w:rsidP="00FA2E30">
      <w:r>
        <w:t xml:space="preserve">Description - Provider identifies what population group and/or tier the patient is in for the mass vaccination event and records that information in the submitting system.  Patient is identified as being in the population group and/or tier that is being vaccinated currently.  Patient receives the vaccine available for the mass vaccination event. </w:t>
      </w:r>
    </w:p>
    <w:p w14:paraId="0357499E" w14:textId="77777777" w:rsidR="007856EC" w:rsidRDefault="007856EC" w:rsidP="00FA2E30">
      <w:r>
        <w:t>Expected Outcome - Providers system sends the mass vaccination event information as well as the population group and/or tier the patient is in over to the IIS as well as the vaccine information that was administered to the patient.</w:t>
      </w:r>
    </w:p>
    <w:p w14:paraId="3D791031" w14:textId="77777777" w:rsidR="007856EC" w:rsidRDefault="007856EC" w:rsidP="00FA2E30">
      <w:r>
        <w:lastRenderedPageBreak/>
        <w:t>General messaging guidance - Describes how to submit mass vaccination event, population groups, tier and effective date in a HL7 message.</w:t>
      </w:r>
    </w:p>
    <w:p w14:paraId="73142FF4" w14:textId="77777777" w:rsidR="007856EC" w:rsidRDefault="007856EC" w:rsidP="00FA2E30"/>
    <w:p w14:paraId="083E8CF5" w14:textId="6E3988F2" w:rsidR="007856EC" w:rsidRDefault="007856EC" w:rsidP="00FA2E30">
      <w:r>
        <w:t>Vaccine Administered RXA Segment</w:t>
      </w:r>
    </w:p>
    <w:p w14:paraId="6D492B33" w14:textId="77777777" w:rsidR="007856EC" w:rsidRDefault="007856EC" w:rsidP="00FA2E30">
      <w:r>
        <w:t>OBX group submission</w:t>
      </w:r>
    </w:p>
    <w:p w14:paraId="19AE0DEC" w14:textId="77777777" w:rsidR="007856EC" w:rsidRDefault="007856EC" w:rsidP="00FA2E30">
      <w:r>
        <w:t>Mass vaccination event information</w:t>
      </w:r>
    </w:p>
    <w:p w14:paraId="12A959B0" w14:textId="77777777" w:rsidR="007856EC" w:rsidRDefault="007856EC" w:rsidP="00FA2E30">
      <w:r>
        <w:t>Population group information</w:t>
      </w:r>
    </w:p>
    <w:p w14:paraId="75506F2E" w14:textId="54747495" w:rsidR="007856EC" w:rsidRDefault="007856EC" w:rsidP="00FA2E30">
      <w:r>
        <w:t>Tier information</w:t>
      </w:r>
    </w:p>
    <w:p w14:paraId="29C63CEF" w14:textId="10878B73" w:rsidR="007856EC" w:rsidRDefault="007856EC" w:rsidP="007856EC">
      <w:pPr>
        <w:pStyle w:val="Heading2"/>
      </w:pPr>
      <w:r>
        <w:t>Example:</w:t>
      </w:r>
    </w:p>
    <w:p w14:paraId="3AFD7FF0" w14:textId="77777777" w:rsidR="007856EC" w:rsidRPr="007856EC" w:rsidRDefault="007856EC" w:rsidP="007856E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7856EC" w14:paraId="68CE29E2" w14:textId="77777777" w:rsidTr="007856EC">
        <w:trPr>
          <w:tblCellSpacing w:w="15" w:type="dxa"/>
        </w:trPr>
        <w:tc>
          <w:tcPr>
            <w:tcW w:w="0" w:type="auto"/>
            <w:vAlign w:val="center"/>
            <w:hideMark/>
          </w:tcPr>
          <w:p w14:paraId="6499513B" w14:textId="77777777" w:rsidR="007856EC" w:rsidRDefault="007856EC" w:rsidP="00FA2E30">
            <w:pPr>
              <w:rPr>
                <w:rFonts w:eastAsia="Times New Roman"/>
                <w:sz w:val="24"/>
                <w:szCs w:val="24"/>
              </w:rPr>
            </w:pPr>
            <w:r>
              <w:t xml:space="preserve">RXA|0|1|20200524||135^Influenza, high dose seasonal^CVX|0.5|mL^mL^UCUM||00^New Record^NIP001|7824^Jackson^Lily^Suzanne^^^^^NIST-PI-1^L^^^PRN|^^^NIST-Clinic-1||||315841|20201216|PMC^Sanofi </w:t>
            </w:r>
            <w:proofErr w:type="spellStart"/>
            <w:r>
              <w:t>Pasteur^MVX</w:t>
            </w:r>
            <w:proofErr w:type="spellEnd"/>
            <w:r>
              <w:t>|||CP|A</w:t>
            </w:r>
          </w:p>
        </w:tc>
      </w:tr>
      <w:tr w:rsidR="007856EC" w14:paraId="04E01CE4" w14:textId="77777777" w:rsidTr="007856EC">
        <w:trPr>
          <w:tblCellSpacing w:w="15" w:type="dxa"/>
        </w:trPr>
        <w:tc>
          <w:tcPr>
            <w:tcW w:w="0" w:type="auto"/>
            <w:vAlign w:val="center"/>
            <w:hideMark/>
          </w:tcPr>
          <w:p w14:paraId="4829C10E" w14:textId="77777777" w:rsidR="007856EC" w:rsidRDefault="007856EC" w:rsidP="00FA2E30"/>
        </w:tc>
      </w:tr>
    </w:tbl>
    <w:p w14:paraId="0DED2D01" w14:textId="24C11266" w:rsidR="007856EC" w:rsidRDefault="007856EC" w:rsidP="00FA2E30">
      <w:r>
        <w:t>RXR|C28161^Intramuscular^NCIT|RD^Right Deltoid^HL70163</w:t>
      </w:r>
    </w:p>
    <w:p w14:paraId="1941ED84" w14:textId="77777777" w:rsidR="007856EC" w:rsidRPr="007856EC" w:rsidRDefault="007856EC" w:rsidP="00FA2E30"/>
    <w:p w14:paraId="351C752A" w14:textId="493EEBE9" w:rsidR="007856EC" w:rsidRDefault="007856EC" w:rsidP="00FA2E30">
      <w:r>
        <w:t>OBX|1|CE|TPG_PAND^Priority Group - Pandemic^99TPG|1|P2020-Flu^Pandemic 2020 - Influenza^99TPG||||||F|||20200524</w:t>
      </w:r>
    </w:p>
    <w:p w14:paraId="1FC7AC05" w14:textId="77777777" w:rsidR="007856EC" w:rsidRDefault="007856EC" w:rsidP="00FA2E30"/>
    <w:p w14:paraId="4A1EF489" w14:textId="77777777" w:rsidR="007856EC" w:rsidRDefault="007856EC" w:rsidP="00FA2E30">
      <w:r>
        <w:t>OBX|2|CE|TPG_POP_GRP^Priority Group - Population Group^99TPG|1|PG01^Deployed \T\ mission essential personnel^99TPG||||||F|||20200654</w:t>
      </w:r>
    </w:p>
    <w:p w14:paraId="209818DE" w14:textId="77777777" w:rsidR="007856EC" w:rsidRDefault="007856EC" w:rsidP="00FA2E30"/>
    <w:p w14:paraId="05FEC21C" w14:textId="77777777" w:rsidR="007856EC" w:rsidRDefault="007856EC" w:rsidP="00FA2E30">
      <w:r>
        <w:t>OBX|3|CE|TPG_TIER^Priority Group - Tier^99TPG|1|T1^Tier 1^99TPG||||||F|||20200524</w:t>
      </w:r>
    </w:p>
    <w:p w14:paraId="13A56261" w14:textId="7958015B" w:rsidR="001E0C8B" w:rsidRDefault="001E0C8B" w:rsidP="00FA2E30">
      <w:bookmarkStart w:id="464" w:name="_Toc40966694"/>
    </w:p>
    <w:p w14:paraId="4039050E" w14:textId="78C2B82C" w:rsidR="001E0C8B" w:rsidRPr="001E0C8B" w:rsidRDefault="001E0C8B" w:rsidP="00FA2E30">
      <w:r>
        <w:t>The Test Cases and the Testing Scenarios are based around these use cases specifically and provides specific examples based around these concepts.</w:t>
      </w:r>
    </w:p>
    <w:p w14:paraId="185CDBE5" w14:textId="19ACC244" w:rsidR="00AA5019" w:rsidRDefault="00AA5019" w:rsidP="00AA5019">
      <w:pPr>
        <w:pStyle w:val="Heading1"/>
        <w:rPr>
          <w:b/>
          <w:bCs/>
        </w:rPr>
      </w:pPr>
      <w:r>
        <w:rPr>
          <w:b/>
          <w:bCs/>
        </w:rPr>
        <w:lastRenderedPageBreak/>
        <w:t>Examples</w:t>
      </w:r>
      <w:bookmarkEnd w:id="464"/>
    </w:p>
    <w:p w14:paraId="5137F86E" w14:textId="5BDDC2CF" w:rsidR="00C76E4D" w:rsidRDefault="00E52113" w:rsidP="00C82626">
      <w:pPr>
        <w:pStyle w:val="Heading1"/>
        <w:rPr>
          <w:b/>
          <w:bCs/>
        </w:rPr>
      </w:pPr>
      <w:bookmarkStart w:id="465" w:name="_Toc40966695"/>
      <w:commentRangeStart w:id="466"/>
      <w:r w:rsidRPr="00F321AA">
        <w:rPr>
          <w:b/>
          <w:bCs/>
        </w:rPr>
        <w:t>Appendi</w:t>
      </w:r>
      <w:r w:rsidR="000D208A" w:rsidRPr="00F321AA">
        <w:rPr>
          <w:b/>
          <w:bCs/>
        </w:rPr>
        <w:t>x A</w:t>
      </w:r>
      <w:commentRangeEnd w:id="466"/>
      <w:r w:rsidR="00AD47B2">
        <w:rPr>
          <w:rStyle w:val="CommentReference"/>
          <w:rFonts w:asciiTheme="minorHAnsi" w:eastAsiaTheme="minorEastAsia" w:hAnsiTheme="minorHAnsi" w:cstheme="minorBidi"/>
          <w:color w:val="auto"/>
        </w:rPr>
        <w:commentReference w:id="466"/>
      </w:r>
      <w:r w:rsidR="000D208A" w:rsidRPr="00F321AA">
        <w:rPr>
          <w:b/>
          <w:bCs/>
        </w:rPr>
        <w:t xml:space="preserve">: </w:t>
      </w:r>
      <w:r w:rsidR="005F5426">
        <w:rPr>
          <w:b/>
          <w:bCs/>
        </w:rPr>
        <w:t>References</w:t>
      </w:r>
      <w:bookmarkEnd w:id="465"/>
    </w:p>
    <w:p w14:paraId="65876074" w14:textId="77777777" w:rsidR="00C76E4D" w:rsidRPr="00C76E4D" w:rsidRDefault="00C76E4D" w:rsidP="00C82626"/>
    <w:p w14:paraId="546B8DB2" w14:textId="77777777" w:rsidR="002B193F" w:rsidRPr="00907ED8" w:rsidRDefault="002B193F" w:rsidP="002B193F">
      <w:pPr>
        <w:pStyle w:val="ListParagraph"/>
        <w:numPr>
          <w:ilvl w:val="0"/>
          <w:numId w:val="12"/>
        </w:numPr>
        <w:rPr>
          <w:rFonts w:cstheme="majorBidi"/>
          <w:sz w:val="22"/>
          <w:szCs w:val="22"/>
        </w:rPr>
      </w:pPr>
      <w:r w:rsidRPr="00F962B1">
        <w:rPr>
          <w:sz w:val="22"/>
          <w:szCs w:val="22"/>
        </w:rPr>
        <w:t xml:space="preserve">HL7 Version 2.5.1 Implementation Guide for Immunization Messaging. </w:t>
      </w:r>
      <w:hyperlink r:id="rId14" w:history="1">
        <w:r w:rsidRPr="00F962B1">
          <w:rPr>
            <w:rStyle w:val="Hyperlink"/>
            <w:sz w:val="22"/>
            <w:szCs w:val="22"/>
          </w:rPr>
          <w:t>https://repository.immregistries.org/files/resources/5bef530428317/hl7_2_5_1_release_1_5__2018_update.pdf</w:t>
        </w:r>
      </w:hyperlink>
      <w:r w:rsidRPr="00F962B1">
        <w:rPr>
          <w:sz w:val="22"/>
          <w:szCs w:val="22"/>
        </w:rPr>
        <w:t xml:space="preserve"> </w:t>
      </w:r>
    </w:p>
    <w:p w14:paraId="68B90CDD" w14:textId="21A385CF" w:rsidR="00064B71" w:rsidRDefault="001E0C8B" w:rsidP="00064B71">
      <w:pPr>
        <w:pStyle w:val="ListParagraph"/>
        <w:numPr>
          <w:ilvl w:val="0"/>
          <w:numId w:val="12"/>
        </w:numPr>
        <w:rPr>
          <w:rStyle w:val="Hyperlink"/>
          <w:rFonts w:cstheme="majorBidi"/>
          <w:color w:val="auto"/>
          <w:sz w:val="22"/>
          <w:szCs w:val="22"/>
          <w:u w:val="none"/>
        </w:rPr>
      </w:pPr>
      <w:r>
        <w:rPr>
          <w:rStyle w:val="Hyperlink"/>
          <w:rFonts w:cstheme="majorBidi"/>
          <w:color w:val="auto"/>
          <w:sz w:val="22"/>
          <w:szCs w:val="22"/>
          <w:u w:val="none"/>
        </w:rPr>
        <w:t>CDC Flu Pandemic Resource Guide.</w:t>
      </w:r>
    </w:p>
    <w:p w14:paraId="3B98D6BC" w14:textId="7EB658D9" w:rsidR="001E0C8B" w:rsidRDefault="005356A9" w:rsidP="001E0C8B">
      <w:pPr>
        <w:pStyle w:val="ListParagraph"/>
        <w:ind w:left="360"/>
        <w:rPr>
          <w:rStyle w:val="Hyperlink"/>
          <w:rFonts w:cstheme="majorBidi"/>
          <w:color w:val="auto"/>
          <w:sz w:val="22"/>
          <w:szCs w:val="22"/>
          <w:u w:val="none"/>
        </w:rPr>
      </w:pPr>
      <w:hyperlink r:id="rId15" w:history="1">
        <w:r w:rsidR="001E0C8B" w:rsidRPr="00A87EA3">
          <w:rPr>
            <w:rStyle w:val="Hyperlink"/>
            <w:rFonts w:cstheme="majorBidi"/>
            <w:sz w:val="22"/>
            <w:szCs w:val="22"/>
          </w:rPr>
          <w:t>https://www.cdc.gov/flu/pandemic-resources/pdf/2018-Influenza-Guidance.pdf</w:t>
        </w:r>
      </w:hyperlink>
    </w:p>
    <w:p w14:paraId="25CA6FDD" w14:textId="2F57A1B6" w:rsidR="001E0C8B" w:rsidRDefault="001E0C8B" w:rsidP="00064B71">
      <w:pPr>
        <w:pStyle w:val="ListParagraph"/>
        <w:numPr>
          <w:ilvl w:val="0"/>
          <w:numId w:val="12"/>
        </w:numPr>
        <w:rPr>
          <w:rStyle w:val="Hyperlink"/>
          <w:rFonts w:cstheme="majorBidi"/>
          <w:color w:val="auto"/>
          <w:sz w:val="22"/>
          <w:szCs w:val="22"/>
          <w:u w:val="none"/>
        </w:rPr>
      </w:pPr>
      <w:r>
        <w:rPr>
          <w:rStyle w:val="Hyperlink"/>
          <w:rFonts w:cstheme="majorBidi"/>
          <w:color w:val="auto"/>
          <w:sz w:val="22"/>
          <w:szCs w:val="22"/>
          <w:u w:val="none"/>
        </w:rPr>
        <w:t>CDC Vaccination of Tier 1 at All Pandemic Severities</w:t>
      </w:r>
    </w:p>
    <w:p w14:paraId="3247FC05" w14:textId="0D586AAE" w:rsidR="00AD47B2" w:rsidRDefault="005356A9" w:rsidP="00AD47B2">
      <w:pPr>
        <w:pStyle w:val="ListParagraph"/>
        <w:ind w:left="360"/>
        <w:rPr>
          <w:rStyle w:val="Hyperlink"/>
          <w:rFonts w:cstheme="majorBidi"/>
          <w:color w:val="auto"/>
          <w:sz w:val="22"/>
          <w:szCs w:val="22"/>
          <w:u w:val="none"/>
        </w:rPr>
      </w:pPr>
      <w:hyperlink r:id="rId16" w:history="1">
        <w:r w:rsidR="00AD47B2" w:rsidRPr="00A87EA3">
          <w:rPr>
            <w:rStyle w:val="Hyperlink"/>
            <w:rFonts w:cstheme="majorBidi"/>
            <w:sz w:val="22"/>
            <w:szCs w:val="22"/>
          </w:rPr>
          <w:t>https://www.cdc.goc/flu/pandemic-resouces/national-strategy/planning-guidance/pandemic-severities-tier-1.html</w:t>
        </w:r>
      </w:hyperlink>
    </w:p>
    <w:p w14:paraId="1DE3AEFD" w14:textId="5AF97A27" w:rsidR="001E0C8B" w:rsidRDefault="00AD47B2" w:rsidP="00064B71">
      <w:pPr>
        <w:pStyle w:val="ListParagraph"/>
        <w:numPr>
          <w:ilvl w:val="0"/>
          <w:numId w:val="12"/>
        </w:numPr>
        <w:rPr>
          <w:rStyle w:val="Hyperlink"/>
          <w:rFonts w:cstheme="majorBidi"/>
          <w:color w:val="auto"/>
          <w:sz w:val="22"/>
          <w:szCs w:val="22"/>
          <w:u w:val="none"/>
        </w:rPr>
      </w:pPr>
      <w:r>
        <w:rPr>
          <w:rStyle w:val="Hyperlink"/>
          <w:rFonts w:cstheme="majorBidi"/>
          <w:color w:val="auto"/>
          <w:sz w:val="22"/>
          <w:szCs w:val="22"/>
          <w:u w:val="none"/>
        </w:rPr>
        <w:t>CDC Roadmap</w:t>
      </w:r>
    </w:p>
    <w:p w14:paraId="665E9CC6" w14:textId="2A696330" w:rsidR="00AD47B2" w:rsidRPr="00AD47B2" w:rsidRDefault="005356A9" w:rsidP="00AD47B2">
      <w:pPr>
        <w:pStyle w:val="ListParagraph"/>
        <w:ind w:left="360"/>
        <w:rPr>
          <w:rStyle w:val="Hyperlink"/>
          <w:rFonts w:cstheme="majorBidi"/>
          <w:color w:val="auto"/>
          <w:sz w:val="22"/>
          <w:szCs w:val="22"/>
          <w:u w:val="none"/>
        </w:rPr>
      </w:pPr>
      <w:hyperlink r:id="rId17" w:history="1">
        <w:r w:rsidR="00AD47B2" w:rsidRPr="00A87EA3">
          <w:rPr>
            <w:rStyle w:val="Hyperlink"/>
            <w:rFonts w:cstheme="majorBidi"/>
            <w:sz w:val="22"/>
            <w:szCs w:val="22"/>
          </w:rPr>
          <w:t>https://www.cdc.gov/flu/pandemic-resources/pdf/roadmap_panflu.pdf</w:t>
        </w:r>
      </w:hyperlink>
    </w:p>
    <w:p w14:paraId="34A93E08" w14:textId="7C58F7AB" w:rsidR="000D208A" w:rsidRPr="00F962B1" w:rsidRDefault="000D208A" w:rsidP="00C82626">
      <w:pPr>
        <w:rPr>
          <w:rFonts w:cstheme="majorBidi"/>
          <w:sz w:val="22"/>
          <w:szCs w:val="22"/>
        </w:rPr>
      </w:pPr>
      <w:r w:rsidRPr="00F962B1">
        <w:rPr>
          <w:sz w:val="22"/>
          <w:szCs w:val="22"/>
        </w:rPr>
        <w:br w:type="page"/>
      </w:r>
    </w:p>
    <w:p w14:paraId="138F1EC1" w14:textId="762A80FC" w:rsidR="000D208A" w:rsidRDefault="000D208A" w:rsidP="00C82626">
      <w:pPr>
        <w:pStyle w:val="Heading1"/>
        <w:rPr>
          <w:b/>
          <w:bCs/>
        </w:rPr>
      </w:pPr>
      <w:bookmarkStart w:id="467" w:name="_Toc40966696"/>
      <w:commentRangeStart w:id="468"/>
      <w:r w:rsidRPr="00E52113">
        <w:rPr>
          <w:b/>
          <w:bCs/>
        </w:rPr>
        <w:lastRenderedPageBreak/>
        <w:t>Appendi</w:t>
      </w:r>
      <w:r>
        <w:rPr>
          <w:b/>
          <w:bCs/>
        </w:rPr>
        <w:t>x</w:t>
      </w:r>
      <w:commentRangeEnd w:id="468"/>
      <w:r w:rsidR="00AD47B2">
        <w:rPr>
          <w:rStyle w:val="CommentReference"/>
          <w:rFonts w:asciiTheme="minorHAnsi" w:eastAsiaTheme="minorEastAsia" w:hAnsiTheme="minorHAnsi" w:cstheme="minorBidi"/>
          <w:color w:val="auto"/>
        </w:rPr>
        <w:commentReference w:id="468"/>
      </w:r>
      <w:r>
        <w:rPr>
          <w:b/>
          <w:bCs/>
        </w:rPr>
        <w:t xml:space="preserve"> B: </w:t>
      </w:r>
      <w:r w:rsidR="005F5426">
        <w:rPr>
          <w:b/>
          <w:bCs/>
        </w:rPr>
        <w:t>Technical Resources</w:t>
      </w:r>
      <w:bookmarkEnd w:id="467"/>
    </w:p>
    <w:p w14:paraId="1F708BA7" w14:textId="289BC7E7" w:rsidR="00726AE1" w:rsidRDefault="0059795D" w:rsidP="00C82626">
      <w:pPr>
        <w:pStyle w:val="ListParagraph"/>
        <w:spacing w:after="120"/>
        <w:ind w:left="360"/>
        <w:rPr>
          <w:rFonts w:cstheme="minorHAnsi"/>
          <w:sz w:val="22"/>
          <w:szCs w:val="22"/>
        </w:rPr>
      </w:pPr>
      <w:r>
        <w:rPr>
          <w:rFonts w:cstheme="minorHAnsi"/>
          <w:sz w:val="22"/>
          <w:szCs w:val="22"/>
        </w:rPr>
        <w:t xml:space="preserve"> </w:t>
      </w:r>
    </w:p>
    <w:p w14:paraId="77E3B0BD" w14:textId="568AA15D" w:rsidR="002411BC" w:rsidRPr="00AD47B2" w:rsidRDefault="00AD47B2" w:rsidP="00C82626">
      <w:pPr>
        <w:pStyle w:val="ListParagraph"/>
        <w:numPr>
          <w:ilvl w:val="0"/>
          <w:numId w:val="13"/>
        </w:numPr>
        <w:spacing w:after="120"/>
        <w:rPr>
          <w:rStyle w:val="Hyperlink"/>
          <w:rFonts w:cstheme="minorHAnsi"/>
          <w:color w:val="auto"/>
          <w:sz w:val="22"/>
          <w:szCs w:val="22"/>
          <w:u w:val="none"/>
        </w:rPr>
      </w:pPr>
      <w:r w:rsidRPr="00F962B1">
        <w:rPr>
          <w:sz w:val="22"/>
          <w:szCs w:val="22"/>
        </w:rPr>
        <w:t xml:space="preserve">HL7 Version 2.5.1 Implementation Guide for Immunization Messaging. </w:t>
      </w:r>
      <w:hyperlink r:id="rId18" w:history="1">
        <w:r w:rsidRPr="00F962B1">
          <w:rPr>
            <w:rStyle w:val="Hyperlink"/>
            <w:sz w:val="22"/>
            <w:szCs w:val="22"/>
          </w:rPr>
          <w:t>https://repository.immregistries.org/files/resources/5bef530428317/hl7_2_5_1_release_1_5__2018_update.pdf</w:t>
        </w:r>
      </w:hyperlink>
    </w:p>
    <w:p w14:paraId="1F5D5F5A" w14:textId="0A649841" w:rsidR="00AD47B2" w:rsidRDefault="00AD47B2" w:rsidP="00C82626">
      <w:pPr>
        <w:pStyle w:val="ListParagraph"/>
        <w:numPr>
          <w:ilvl w:val="0"/>
          <w:numId w:val="13"/>
        </w:numPr>
        <w:spacing w:after="120"/>
        <w:rPr>
          <w:rFonts w:cstheme="minorHAnsi"/>
          <w:sz w:val="22"/>
          <w:szCs w:val="22"/>
        </w:rPr>
      </w:pPr>
      <w:r>
        <w:rPr>
          <w:rFonts w:cstheme="minorHAnsi"/>
          <w:sz w:val="22"/>
          <w:szCs w:val="22"/>
        </w:rPr>
        <w:t>LOINC Code Sets</w:t>
      </w:r>
    </w:p>
    <w:p w14:paraId="27A8A88F" w14:textId="2B08E0DA" w:rsidR="00AD47B2" w:rsidRPr="00AD47B2" w:rsidRDefault="005356A9" w:rsidP="00AD47B2">
      <w:pPr>
        <w:pStyle w:val="ListParagraph"/>
        <w:spacing w:after="120"/>
        <w:ind w:left="360"/>
        <w:rPr>
          <w:rFonts w:cstheme="minorHAnsi"/>
          <w:sz w:val="22"/>
          <w:szCs w:val="22"/>
        </w:rPr>
      </w:pPr>
      <w:hyperlink r:id="rId19" w:history="1">
        <w:r w:rsidR="00AD47B2" w:rsidRPr="00A87EA3">
          <w:rPr>
            <w:rStyle w:val="Hyperlink"/>
            <w:rFonts w:cstheme="minorHAnsi"/>
            <w:sz w:val="22"/>
            <w:szCs w:val="22"/>
          </w:rPr>
          <w:t>https://loinc.org/downloads/loinc-table/</w:t>
        </w:r>
      </w:hyperlink>
    </w:p>
    <w:p w14:paraId="56C7F662" w14:textId="146596E4" w:rsidR="000D208A" w:rsidRPr="00E579F7" w:rsidRDefault="000D208A" w:rsidP="00C82626">
      <w:pPr>
        <w:spacing w:after="120"/>
        <w:rPr>
          <w:rFonts w:cstheme="minorHAnsi"/>
          <w:sz w:val="22"/>
          <w:szCs w:val="22"/>
        </w:rPr>
      </w:pPr>
      <w:r w:rsidRPr="00E579F7">
        <w:rPr>
          <w:rFonts w:cstheme="minorHAnsi"/>
          <w:sz w:val="22"/>
          <w:szCs w:val="22"/>
        </w:rPr>
        <w:br w:type="page"/>
      </w:r>
    </w:p>
    <w:p w14:paraId="0E2F3634" w14:textId="79E9482C" w:rsidR="000D208A" w:rsidRDefault="000D208A" w:rsidP="00C82626">
      <w:pPr>
        <w:pStyle w:val="Heading1"/>
        <w:rPr>
          <w:b/>
          <w:bCs/>
        </w:rPr>
      </w:pPr>
      <w:bookmarkStart w:id="469" w:name="_Toc40966697"/>
      <w:commentRangeStart w:id="470"/>
      <w:r w:rsidRPr="00E52113">
        <w:rPr>
          <w:b/>
          <w:bCs/>
        </w:rPr>
        <w:lastRenderedPageBreak/>
        <w:t>Appendi</w:t>
      </w:r>
      <w:r>
        <w:rPr>
          <w:b/>
          <w:bCs/>
        </w:rPr>
        <w:t xml:space="preserve">x C: </w:t>
      </w:r>
      <w:r w:rsidR="005F5426">
        <w:rPr>
          <w:b/>
          <w:bCs/>
        </w:rPr>
        <w:t>Acknowledgements</w:t>
      </w:r>
      <w:bookmarkEnd w:id="469"/>
      <w:commentRangeEnd w:id="470"/>
      <w:r w:rsidR="00AD47B2">
        <w:rPr>
          <w:rStyle w:val="CommentReference"/>
          <w:rFonts w:asciiTheme="minorHAnsi" w:eastAsiaTheme="minorEastAsia" w:hAnsiTheme="minorHAnsi" w:cstheme="minorBidi"/>
          <w:color w:val="auto"/>
        </w:rPr>
        <w:commentReference w:id="470"/>
      </w:r>
    </w:p>
    <w:p w14:paraId="189D2772" w14:textId="3BF064DE" w:rsidR="005F5426" w:rsidRDefault="005F5426" w:rsidP="00C82626">
      <w:pPr>
        <w:rPr>
          <w:sz w:val="22"/>
          <w:szCs w:val="22"/>
        </w:rPr>
      </w:pPr>
      <w:r w:rsidRPr="00CC32CF">
        <w:rPr>
          <w:sz w:val="22"/>
          <w:szCs w:val="22"/>
        </w:rPr>
        <w:t>Special thanks and appreciation are extended to the following individuals for providing their expertise and experience throughout various stages of development of this document.</w:t>
      </w:r>
    </w:p>
    <w:p w14:paraId="7252B9F8" w14:textId="4127F973" w:rsidR="00AA5019" w:rsidRDefault="00AA5019" w:rsidP="00AA5019">
      <w:pPr>
        <w:pStyle w:val="ListParagraph"/>
        <w:numPr>
          <w:ilvl w:val="0"/>
          <w:numId w:val="1"/>
        </w:numPr>
        <w:ind w:left="360"/>
        <w:rPr>
          <w:sz w:val="22"/>
          <w:szCs w:val="22"/>
        </w:rPr>
      </w:pPr>
      <w:r>
        <w:rPr>
          <w:sz w:val="22"/>
          <w:szCs w:val="22"/>
        </w:rPr>
        <w:t>SISC Small Group</w:t>
      </w:r>
    </w:p>
    <w:p w14:paraId="601C8D69" w14:textId="77777777" w:rsidR="00AA5019" w:rsidRPr="00CC32CF" w:rsidRDefault="00AA5019" w:rsidP="00AA5019">
      <w:pPr>
        <w:pStyle w:val="ListParagraph"/>
        <w:numPr>
          <w:ilvl w:val="0"/>
          <w:numId w:val="25"/>
        </w:numPr>
        <w:rPr>
          <w:sz w:val="22"/>
          <w:szCs w:val="22"/>
        </w:rPr>
      </w:pPr>
      <w:r w:rsidRPr="00CC32CF">
        <w:rPr>
          <w:sz w:val="22"/>
          <w:szCs w:val="22"/>
        </w:rPr>
        <w:t>Mike Bin, Washington</w:t>
      </w:r>
    </w:p>
    <w:p w14:paraId="35999602" w14:textId="4FE42F0D" w:rsidR="00AA5019" w:rsidRPr="00AA5019" w:rsidRDefault="00AA5019" w:rsidP="00AA5019">
      <w:pPr>
        <w:pStyle w:val="ListParagraph"/>
        <w:numPr>
          <w:ilvl w:val="0"/>
          <w:numId w:val="25"/>
        </w:numPr>
        <w:rPr>
          <w:sz w:val="22"/>
          <w:szCs w:val="22"/>
        </w:rPr>
      </w:pPr>
      <w:r w:rsidRPr="00CC32CF">
        <w:rPr>
          <w:sz w:val="22"/>
          <w:szCs w:val="22"/>
        </w:rPr>
        <w:t>BJ Bloom, Office Practicum</w:t>
      </w:r>
    </w:p>
    <w:p w14:paraId="5FFEECFF" w14:textId="12864834" w:rsidR="005F5426" w:rsidRPr="00CC32CF" w:rsidRDefault="005F5426" w:rsidP="00C82626">
      <w:pPr>
        <w:pStyle w:val="ListParagraph"/>
        <w:numPr>
          <w:ilvl w:val="0"/>
          <w:numId w:val="1"/>
        </w:numPr>
        <w:ind w:left="360"/>
        <w:rPr>
          <w:sz w:val="22"/>
          <w:szCs w:val="22"/>
        </w:rPr>
      </w:pPr>
      <w:r w:rsidRPr="00CC32CF">
        <w:rPr>
          <w:sz w:val="22"/>
          <w:szCs w:val="22"/>
        </w:rPr>
        <w:t>Centers for Disease Control and Prevention (CDC)</w:t>
      </w:r>
    </w:p>
    <w:p w14:paraId="38DF50F3" w14:textId="17722570" w:rsidR="005F5426" w:rsidRPr="00AA5019" w:rsidRDefault="005F5426" w:rsidP="00AA5019">
      <w:pPr>
        <w:pStyle w:val="ListParagraph"/>
        <w:numPr>
          <w:ilvl w:val="0"/>
          <w:numId w:val="16"/>
        </w:numPr>
        <w:rPr>
          <w:sz w:val="22"/>
          <w:szCs w:val="22"/>
        </w:rPr>
      </w:pPr>
      <w:proofErr w:type="spellStart"/>
      <w:r w:rsidRPr="00CC32CF">
        <w:rPr>
          <w:sz w:val="22"/>
          <w:szCs w:val="22"/>
        </w:rPr>
        <w:t>Kafayet</w:t>
      </w:r>
      <w:proofErr w:type="spellEnd"/>
      <w:r w:rsidRPr="00CC32CF">
        <w:rPr>
          <w:sz w:val="22"/>
          <w:szCs w:val="22"/>
        </w:rPr>
        <w:t xml:space="preserve"> </w:t>
      </w:r>
      <w:proofErr w:type="spellStart"/>
      <w:r w:rsidRPr="00CC32CF">
        <w:rPr>
          <w:sz w:val="22"/>
          <w:szCs w:val="22"/>
        </w:rPr>
        <w:t>Aden</w:t>
      </w:r>
      <w:r w:rsidR="00F54BEC" w:rsidRPr="00CC32CF">
        <w:rPr>
          <w:sz w:val="22"/>
          <w:szCs w:val="22"/>
        </w:rPr>
        <w:t>i</w:t>
      </w:r>
      <w:r w:rsidRPr="00CC32CF">
        <w:rPr>
          <w:sz w:val="22"/>
          <w:szCs w:val="22"/>
        </w:rPr>
        <w:t>yi</w:t>
      </w:r>
      <w:proofErr w:type="spellEnd"/>
      <w:r w:rsidRPr="00CC32CF">
        <w:rPr>
          <w:sz w:val="22"/>
          <w:szCs w:val="22"/>
        </w:rPr>
        <w:t xml:space="preserve">, </w:t>
      </w:r>
      <w:r w:rsidR="00A6412E" w:rsidRPr="00CC32CF">
        <w:rPr>
          <w:sz w:val="22"/>
          <w:szCs w:val="22"/>
        </w:rPr>
        <w:t>Public Health Project Manager</w:t>
      </w:r>
    </w:p>
    <w:p w14:paraId="004CC1E5" w14:textId="77777777" w:rsidR="005F5426" w:rsidRPr="00CC32CF" w:rsidRDefault="005F5426" w:rsidP="00C82626">
      <w:pPr>
        <w:pStyle w:val="ListParagraph"/>
        <w:numPr>
          <w:ilvl w:val="0"/>
          <w:numId w:val="1"/>
        </w:numPr>
        <w:ind w:left="360"/>
        <w:rPr>
          <w:sz w:val="22"/>
          <w:szCs w:val="22"/>
        </w:rPr>
      </w:pPr>
      <w:r w:rsidRPr="00CC32CF">
        <w:rPr>
          <w:sz w:val="22"/>
          <w:szCs w:val="22"/>
        </w:rPr>
        <w:t>American Immunization Registry Association (AIRA)</w:t>
      </w:r>
    </w:p>
    <w:p w14:paraId="3FB2422D" w14:textId="77777777" w:rsidR="00AD642F" w:rsidRPr="00CC32CF" w:rsidRDefault="00AD642F" w:rsidP="00C82626">
      <w:pPr>
        <w:pStyle w:val="ListParagraph"/>
        <w:numPr>
          <w:ilvl w:val="0"/>
          <w:numId w:val="17"/>
        </w:numPr>
        <w:rPr>
          <w:sz w:val="22"/>
          <w:szCs w:val="22"/>
        </w:rPr>
      </w:pPr>
      <w:r w:rsidRPr="00CC32CF">
        <w:rPr>
          <w:sz w:val="22"/>
          <w:szCs w:val="22"/>
        </w:rPr>
        <w:t>Nathan Bunker, Senior Technical Project Manager</w:t>
      </w:r>
    </w:p>
    <w:p w14:paraId="3B7DC180" w14:textId="77777777" w:rsidR="00AD642F" w:rsidRPr="00CC32CF" w:rsidRDefault="00AD642F" w:rsidP="00C82626">
      <w:pPr>
        <w:pStyle w:val="ListParagraph"/>
        <w:numPr>
          <w:ilvl w:val="0"/>
          <w:numId w:val="17"/>
        </w:numPr>
        <w:rPr>
          <w:sz w:val="22"/>
          <w:szCs w:val="22"/>
        </w:rPr>
      </w:pPr>
      <w:r w:rsidRPr="00CC32CF">
        <w:rPr>
          <w:sz w:val="22"/>
          <w:szCs w:val="22"/>
        </w:rPr>
        <w:t>Eric Larson, Senior Technical Project Manager</w:t>
      </w:r>
    </w:p>
    <w:p w14:paraId="1BB723B1" w14:textId="77777777" w:rsidR="005F5426" w:rsidRPr="00CC32CF" w:rsidRDefault="005F5426" w:rsidP="00C82626">
      <w:pPr>
        <w:pStyle w:val="ListParagraph"/>
        <w:numPr>
          <w:ilvl w:val="0"/>
          <w:numId w:val="17"/>
        </w:numPr>
        <w:rPr>
          <w:sz w:val="22"/>
          <w:szCs w:val="22"/>
        </w:rPr>
      </w:pPr>
      <w:r w:rsidRPr="00CC32CF">
        <w:rPr>
          <w:sz w:val="22"/>
          <w:szCs w:val="22"/>
        </w:rPr>
        <w:t>Mary Beth Kurilo, Policy &amp; Planning Director</w:t>
      </w:r>
    </w:p>
    <w:p w14:paraId="5BE10B4D" w14:textId="77777777" w:rsidR="005F5426" w:rsidRPr="00CC32CF" w:rsidRDefault="005F5426" w:rsidP="00C82626">
      <w:pPr>
        <w:pStyle w:val="ListParagraph"/>
        <w:numPr>
          <w:ilvl w:val="0"/>
          <w:numId w:val="17"/>
        </w:numPr>
        <w:rPr>
          <w:sz w:val="22"/>
          <w:szCs w:val="22"/>
        </w:rPr>
      </w:pPr>
      <w:r w:rsidRPr="00CC32CF">
        <w:rPr>
          <w:sz w:val="22"/>
          <w:szCs w:val="22"/>
        </w:rPr>
        <w:t>Maureen Neary, Senior Project Manager</w:t>
      </w:r>
    </w:p>
    <w:p w14:paraId="637B7491" w14:textId="77777777" w:rsidR="005F5426" w:rsidRPr="00CC32CF" w:rsidRDefault="005F5426" w:rsidP="00C82626">
      <w:pPr>
        <w:pStyle w:val="ListParagraph"/>
        <w:numPr>
          <w:ilvl w:val="0"/>
          <w:numId w:val="17"/>
        </w:numPr>
        <w:rPr>
          <w:sz w:val="22"/>
          <w:szCs w:val="22"/>
        </w:rPr>
      </w:pPr>
      <w:r w:rsidRPr="00CC32CF">
        <w:rPr>
          <w:sz w:val="22"/>
          <w:szCs w:val="22"/>
        </w:rPr>
        <w:t>Kristi Siahaya, Senior Project Manager</w:t>
      </w:r>
    </w:p>
    <w:p w14:paraId="24EDC4EA" w14:textId="77777777" w:rsidR="00AD642F" w:rsidRPr="00CC32CF" w:rsidRDefault="00AD642F" w:rsidP="00C82626">
      <w:pPr>
        <w:pStyle w:val="ListParagraph"/>
        <w:numPr>
          <w:ilvl w:val="0"/>
          <w:numId w:val="17"/>
        </w:numPr>
        <w:rPr>
          <w:sz w:val="22"/>
          <w:szCs w:val="22"/>
        </w:rPr>
      </w:pPr>
      <w:r w:rsidRPr="00CC32CF">
        <w:rPr>
          <w:sz w:val="22"/>
          <w:szCs w:val="22"/>
        </w:rPr>
        <w:t>Ulrica Andujar, AIRA Consultant</w:t>
      </w:r>
    </w:p>
    <w:p w14:paraId="46D16391" w14:textId="77777777" w:rsidR="00AD642F" w:rsidRPr="00CC32CF" w:rsidRDefault="00AD642F" w:rsidP="00C82626">
      <w:pPr>
        <w:pStyle w:val="ListParagraph"/>
        <w:numPr>
          <w:ilvl w:val="0"/>
          <w:numId w:val="17"/>
        </w:numPr>
        <w:rPr>
          <w:sz w:val="22"/>
          <w:szCs w:val="22"/>
        </w:rPr>
      </w:pPr>
      <w:r w:rsidRPr="00CC32CF">
        <w:rPr>
          <w:sz w:val="22"/>
          <w:szCs w:val="22"/>
        </w:rPr>
        <w:t>Danielle Reader-Jolley, AIRA Consultant</w:t>
      </w:r>
    </w:p>
    <w:p w14:paraId="6A08BA45" w14:textId="77777777" w:rsidR="005F5426" w:rsidRPr="00CC32CF" w:rsidRDefault="005F5426" w:rsidP="00C82626">
      <w:pPr>
        <w:pStyle w:val="ListParagraph"/>
        <w:numPr>
          <w:ilvl w:val="0"/>
          <w:numId w:val="17"/>
        </w:numPr>
        <w:rPr>
          <w:sz w:val="22"/>
          <w:szCs w:val="22"/>
        </w:rPr>
      </w:pPr>
      <w:r w:rsidRPr="00CC32CF">
        <w:rPr>
          <w:sz w:val="22"/>
          <w:szCs w:val="22"/>
        </w:rPr>
        <w:t>Chris Sorenson, AIRA Consultant</w:t>
      </w:r>
    </w:p>
    <w:p w14:paraId="4C108F3E" w14:textId="77777777" w:rsidR="005F5426" w:rsidRPr="00CC32CF" w:rsidRDefault="005F5426" w:rsidP="00C82626">
      <w:pPr>
        <w:pStyle w:val="ListParagraph"/>
        <w:numPr>
          <w:ilvl w:val="0"/>
          <w:numId w:val="1"/>
        </w:numPr>
        <w:ind w:left="360"/>
        <w:rPr>
          <w:sz w:val="22"/>
          <w:szCs w:val="22"/>
        </w:rPr>
      </w:pPr>
      <w:r w:rsidRPr="00CC32CF">
        <w:rPr>
          <w:sz w:val="22"/>
          <w:szCs w:val="22"/>
        </w:rPr>
        <w:t>IIS Expert Contributors</w:t>
      </w:r>
    </w:p>
    <w:p w14:paraId="50AD1248" w14:textId="16F45E61" w:rsidR="00AD642F" w:rsidRPr="00CC32CF" w:rsidRDefault="00AD642F" w:rsidP="00C82626">
      <w:pPr>
        <w:pStyle w:val="ListParagraph"/>
        <w:numPr>
          <w:ilvl w:val="0"/>
          <w:numId w:val="8"/>
        </w:numPr>
        <w:ind w:left="720"/>
        <w:rPr>
          <w:sz w:val="22"/>
          <w:szCs w:val="22"/>
        </w:rPr>
      </w:pPr>
      <w:r w:rsidRPr="00CC32CF">
        <w:rPr>
          <w:sz w:val="22"/>
          <w:szCs w:val="22"/>
        </w:rPr>
        <w:t>Mike Bin, Washington</w:t>
      </w:r>
    </w:p>
    <w:p w14:paraId="5E6D8DF0" w14:textId="77E55134" w:rsidR="00AD642F" w:rsidRPr="00CC32CF" w:rsidRDefault="00AD642F" w:rsidP="00C82626">
      <w:pPr>
        <w:pStyle w:val="ListParagraph"/>
        <w:numPr>
          <w:ilvl w:val="0"/>
          <w:numId w:val="7"/>
        </w:numPr>
        <w:ind w:left="720"/>
        <w:rPr>
          <w:sz w:val="22"/>
          <w:szCs w:val="22"/>
        </w:rPr>
      </w:pPr>
      <w:r w:rsidRPr="00CC32CF">
        <w:rPr>
          <w:sz w:val="22"/>
          <w:szCs w:val="22"/>
        </w:rPr>
        <w:t>BJ Bloom, Office Practicum</w:t>
      </w:r>
    </w:p>
    <w:sectPr w:rsidR="00AD642F" w:rsidRPr="00CC32CF" w:rsidSect="00AA5019">
      <w:footerReference w:type="default" r:id="rId20"/>
      <w:footerReference w:type="first" r:id="rId21"/>
      <w:pgSz w:w="12240" w:h="15840"/>
      <w:pgMar w:top="1440" w:right="1440" w:bottom="126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4" w:author="Suchon, Jason S" w:date="2020-06-05T15:02:00Z" w:initials="SJS">
    <w:p w14:paraId="3325473C" w14:textId="7A265977" w:rsidR="007C597E" w:rsidRDefault="007C597E">
      <w:pPr>
        <w:pStyle w:val="CommentText"/>
      </w:pPr>
      <w:r>
        <w:rPr>
          <w:rStyle w:val="CommentReference"/>
        </w:rPr>
        <w:annotationRef/>
      </w:r>
      <w:r>
        <w:t>Is this going to be determined by the OBX Segment Date that is being sent or specific to the RXA being sent perhaps?</w:t>
      </w:r>
    </w:p>
  </w:comment>
  <w:comment w:id="215" w:author="Nathan Bunker" w:date="2020-06-08T08:13:00Z" w:initials="NB">
    <w:p w14:paraId="4010F95D" w14:textId="089377B4" w:rsidR="007C597E" w:rsidRDefault="007C597E">
      <w:pPr>
        <w:pStyle w:val="CommentText"/>
      </w:pPr>
      <w:r>
        <w:rPr>
          <w:rStyle w:val="CommentReference"/>
        </w:rPr>
        <w:annotationRef/>
      </w:r>
      <w:r>
        <w:t xml:space="preserve">It is recorded in OBX-14, in our test cases we proposed reading this from the OBX-14 that reports the Mass Vaccination Event, but it should be sent also when indicating Population Group and Tier. </w:t>
      </w:r>
    </w:p>
  </w:comment>
  <w:comment w:id="244" w:author="Suchon, Jason S" w:date="2020-06-08T15:24:00Z" w:initials="SJS">
    <w:p w14:paraId="6EF2C91A" w14:textId="48B7673A" w:rsidR="004B6A2D" w:rsidRDefault="004B6A2D">
      <w:pPr>
        <w:pStyle w:val="CommentText"/>
      </w:pPr>
      <w:r>
        <w:rPr>
          <w:rStyle w:val="CommentReference"/>
        </w:rPr>
        <w:annotationRef/>
      </w:r>
      <w:r>
        <w:t>Do we want to mention that the Patient Level Information could also be retained when the Vaccination Level information is submitted as well?</w:t>
      </w:r>
    </w:p>
  </w:comment>
  <w:comment w:id="412" w:author="Suchon, Jason S" w:date="2020-06-08T15:34:00Z" w:initials="SJS">
    <w:p w14:paraId="6D005CAD" w14:textId="0C9539CA" w:rsidR="007E3137" w:rsidRDefault="007E3137">
      <w:pPr>
        <w:pStyle w:val="CommentText"/>
      </w:pPr>
      <w:r>
        <w:rPr>
          <w:rStyle w:val="CommentReference"/>
        </w:rPr>
        <w:annotationRef/>
      </w:r>
      <w:r>
        <w:t>This may have to be reevaluated at some point in time, because there could be movement from population group over time and Effective Date can help us determine that movement perhaps.</w:t>
      </w:r>
    </w:p>
  </w:comment>
  <w:comment w:id="439" w:author="Suchon, Jason S" w:date="2020-06-08T15:37:00Z" w:initials="SJS">
    <w:p w14:paraId="0E188271" w14:textId="7AB9B938" w:rsidR="007E3137" w:rsidRDefault="007E3137">
      <w:pPr>
        <w:pStyle w:val="CommentText"/>
      </w:pPr>
      <w:r>
        <w:rPr>
          <w:rStyle w:val="CommentReference"/>
        </w:rPr>
        <w:annotationRef/>
      </w:r>
      <w:r>
        <w:t>If a person falls in multiple population groups which we have determined will most likely happen should we state that the Senders should always communicate the Population Group/Tier that the individual falls in as of the effective date?</w:t>
      </w:r>
    </w:p>
  </w:comment>
  <w:comment w:id="466" w:author="Suchon, Jason S" w:date="2020-06-05T16:18:00Z" w:initials="SJS">
    <w:p w14:paraId="60D88984" w14:textId="2A24F3F9" w:rsidR="007C597E" w:rsidRDefault="007C597E">
      <w:pPr>
        <w:pStyle w:val="CommentText"/>
      </w:pPr>
      <w:r>
        <w:rPr>
          <w:rStyle w:val="CommentReference"/>
        </w:rPr>
        <w:annotationRef/>
      </w:r>
      <w:r>
        <w:t>I think I covered most of these</w:t>
      </w:r>
    </w:p>
  </w:comment>
  <w:comment w:id="468" w:author="Suchon, Jason S" w:date="2020-06-05T16:18:00Z" w:initials="SJS">
    <w:p w14:paraId="21C4CCFB" w14:textId="2D378D6E" w:rsidR="007C597E" w:rsidRDefault="007C597E">
      <w:pPr>
        <w:pStyle w:val="CommentText"/>
      </w:pPr>
      <w:r>
        <w:rPr>
          <w:rStyle w:val="CommentReference"/>
        </w:rPr>
        <w:annotationRef/>
      </w:r>
      <w:r>
        <w:t>Feel Free to add additional if you feel obliged these are the couple I thought were relevant at this point in time.</w:t>
      </w:r>
    </w:p>
  </w:comment>
  <w:comment w:id="470" w:author="Suchon, Jason S" w:date="2020-06-05T16:17:00Z" w:initials="SJS">
    <w:p w14:paraId="5018EB88" w14:textId="3488974F" w:rsidR="007C597E" w:rsidRDefault="007C597E">
      <w:pPr>
        <w:pStyle w:val="CommentText"/>
      </w:pPr>
      <w:r>
        <w:rPr>
          <w:rStyle w:val="CommentReference"/>
        </w:rPr>
        <w:annotationRef/>
      </w:r>
      <w:r>
        <w:t>Nathan I think I will leave this section up to AIRA to fill out perhaps?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25473C" w15:done="0"/>
  <w15:commentEx w15:paraId="4010F95D" w15:paraIdParent="3325473C" w15:done="0"/>
  <w15:commentEx w15:paraId="6EF2C91A" w15:done="0"/>
  <w15:commentEx w15:paraId="6D005CAD" w15:done="0"/>
  <w15:commentEx w15:paraId="0E188271" w15:done="0"/>
  <w15:commentEx w15:paraId="60D88984" w15:done="0"/>
  <w15:commentEx w15:paraId="21C4CCFB" w15:done="0"/>
  <w15:commentEx w15:paraId="5018EB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E5611" w16cex:dateUtc="2020-05-19T16:56:00Z"/>
  <w16cex:commentExtensible w16cex:durableId="226E5BDF" w16cex:dateUtc="2020-05-19T17:21:00Z"/>
  <w16cex:commentExtensible w16cex:durableId="226E47CD" w16cex:dateUtc="2020-05-19T15:55:00Z"/>
  <w16cex:commentExtensible w16cex:durableId="226E50D6" w16cex:dateUtc="2020-05-19T16:34:00Z"/>
  <w16cex:commentExtensible w16cex:durableId="226E531C" w16cex:dateUtc="2020-05-19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25473C" w16cid:durableId="2288693B"/>
  <w16cid:commentId w16cid:paraId="4010F95D" w16cid:durableId="2288718E"/>
  <w16cid:commentId w16cid:paraId="60D88984" w16cid:durableId="2288693C"/>
  <w16cid:commentId w16cid:paraId="21C4CCFB" w16cid:durableId="2288693D"/>
  <w16cid:commentId w16cid:paraId="5018EB88" w16cid:durableId="2288693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AC899" w14:textId="77777777" w:rsidR="00846841" w:rsidRDefault="00846841" w:rsidP="009808D6">
      <w:pPr>
        <w:spacing w:after="0"/>
      </w:pPr>
      <w:r>
        <w:separator/>
      </w:r>
    </w:p>
  </w:endnote>
  <w:endnote w:type="continuationSeparator" w:id="0">
    <w:p w14:paraId="7BF58590" w14:textId="77777777" w:rsidR="00846841" w:rsidRDefault="00846841" w:rsidP="009808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embedRegular r:id="rId1" w:fontKey="{7C05E94D-452F-4968-BA56-10813207721E}"/>
    <w:embedBold r:id="rId2" w:fontKey="{A4107EE3-35CD-4A5E-9975-8C88422BAEB3}"/>
    <w:embedItalic r:id="rId3" w:fontKey="{6C799BFE-0D6D-47D5-9735-D4F09069186E}"/>
  </w:font>
  <w:font w:name="Open Sans Light">
    <w:altName w:val="Segoe UI"/>
    <w:charset w:val="00"/>
    <w:family w:val="swiss"/>
    <w:pitch w:val="variable"/>
    <w:sig w:usb0="E00002EF" w:usb1="4000205B" w:usb2="00000028" w:usb3="00000000" w:csb0="0000019F" w:csb1="00000000"/>
    <w:embedRegular r:id="rId4" w:fontKey="{E989A89B-0FA6-44AF-BDBD-FD60466135E2}"/>
    <w:embedBold r:id="rId5" w:fontKey="{A4B656C0-23E7-4C4D-8867-0D2FE25CFC53}"/>
    <w:embedItalic r:id="rId6" w:fontKey="{E1AE3431-F2A6-46C1-898D-2A43F0446981}"/>
  </w:font>
  <w:font w:name="Segoe UI">
    <w:panose1 w:val="020B0502040204020203"/>
    <w:charset w:val="00"/>
    <w:family w:val="swiss"/>
    <w:pitch w:val="variable"/>
    <w:sig w:usb0="E4002EFF" w:usb1="C000E47F" w:usb2="00000009" w:usb3="00000000" w:csb0="000001FF" w:csb1="00000000"/>
    <w:embedRegular r:id="rId7" w:fontKey="{905FAFDC-979C-49BE-952A-91AA30632F52}"/>
  </w:font>
  <w:font w:name="Calibri">
    <w:panose1 w:val="020F0502020204030204"/>
    <w:charset w:val="00"/>
    <w:family w:val="swiss"/>
    <w:pitch w:val="variable"/>
    <w:sig w:usb0="E0002AFF" w:usb1="C000247B" w:usb2="00000009" w:usb3="00000000" w:csb0="000001FF" w:csb1="00000000"/>
    <w:embedRegular r:id="rId8" w:fontKey="{9EACF35A-B2A3-4F96-8503-EE5F1333260F}"/>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162911"/>
      <w:docPartObj>
        <w:docPartGallery w:val="Page Numbers (Bottom of Page)"/>
        <w:docPartUnique/>
      </w:docPartObj>
    </w:sdtPr>
    <w:sdtEndPr>
      <w:rPr>
        <w:noProof/>
      </w:rPr>
    </w:sdtEndPr>
    <w:sdtContent>
      <w:p w14:paraId="4229B86C" w14:textId="0DD5B580" w:rsidR="007C597E" w:rsidRDefault="007C597E">
        <w:pPr>
          <w:pStyle w:val="Footer"/>
          <w:jc w:val="right"/>
        </w:pPr>
        <w:r>
          <w:fldChar w:fldCharType="begin"/>
        </w:r>
        <w:r>
          <w:instrText xml:space="preserve"> PAGE   \* MERGEFORMAT </w:instrText>
        </w:r>
        <w:r>
          <w:fldChar w:fldCharType="separate"/>
        </w:r>
        <w:r w:rsidR="005356A9">
          <w:rPr>
            <w:noProof/>
          </w:rPr>
          <w:t>15</w:t>
        </w:r>
        <w:r>
          <w:rPr>
            <w:noProof/>
          </w:rPr>
          <w:fldChar w:fldCharType="end"/>
        </w:r>
      </w:p>
    </w:sdtContent>
  </w:sdt>
  <w:p w14:paraId="5ADE9304" w14:textId="77777777" w:rsidR="007C597E" w:rsidRDefault="007C59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F57DF" w14:textId="793AE2CB" w:rsidR="007C597E" w:rsidRDefault="007C597E" w:rsidP="004834B0">
    <w:pPr>
      <w:pStyle w:val="Footer"/>
      <w:jc w:val="right"/>
    </w:pPr>
  </w:p>
  <w:p w14:paraId="1A58380B" w14:textId="77777777" w:rsidR="007C597E" w:rsidRPr="004834B0" w:rsidRDefault="007C597E" w:rsidP="00483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E518B" w14:textId="77777777" w:rsidR="00846841" w:rsidRDefault="00846841" w:rsidP="009808D6">
      <w:pPr>
        <w:spacing w:after="0"/>
      </w:pPr>
      <w:r>
        <w:separator/>
      </w:r>
    </w:p>
  </w:footnote>
  <w:footnote w:type="continuationSeparator" w:id="0">
    <w:p w14:paraId="010A228D" w14:textId="77777777" w:rsidR="00846841" w:rsidRDefault="00846841" w:rsidP="009808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36466"/>
    <w:multiLevelType w:val="hybridMultilevel"/>
    <w:tmpl w:val="C91496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DA2927"/>
    <w:multiLevelType w:val="hybridMultilevel"/>
    <w:tmpl w:val="12E8B0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FB2F3A"/>
    <w:multiLevelType w:val="hybridMultilevel"/>
    <w:tmpl w:val="E9981F2A"/>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F488A"/>
    <w:multiLevelType w:val="hybridMultilevel"/>
    <w:tmpl w:val="F886E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363852"/>
    <w:multiLevelType w:val="hybridMultilevel"/>
    <w:tmpl w:val="C3624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2A2823"/>
    <w:multiLevelType w:val="hybridMultilevel"/>
    <w:tmpl w:val="0D9EA9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85E59"/>
    <w:multiLevelType w:val="hybridMultilevel"/>
    <w:tmpl w:val="9CBE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C228F"/>
    <w:multiLevelType w:val="hybridMultilevel"/>
    <w:tmpl w:val="F932A056"/>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8" w15:restartNumberingAfterBreak="0">
    <w:nsid w:val="1BD43EB0"/>
    <w:multiLevelType w:val="hybridMultilevel"/>
    <w:tmpl w:val="2ACC2BE8"/>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9" w15:restartNumberingAfterBreak="0">
    <w:nsid w:val="1D89362A"/>
    <w:multiLevelType w:val="hybridMultilevel"/>
    <w:tmpl w:val="6DE43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7455A"/>
    <w:multiLevelType w:val="hybridMultilevel"/>
    <w:tmpl w:val="B85418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0A6577"/>
    <w:multiLevelType w:val="hybridMultilevel"/>
    <w:tmpl w:val="C64A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44B1A"/>
    <w:multiLevelType w:val="hybridMultilevel"/>
    <w:tmpl w:val="F33CD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5150B"/>
    <w:multiLevelType w:val="hybridMultilevel"/>
    <w:tmpl w:val="F928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84198"/>
    <w:multiLevelType w:val="hybridMultilevel"/>
    <w:tmpl w:val="88E08176"/>
    <w:lvl w:ilvl="0" w:tplc="04090011">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15:restartNumberingAfterBreak="0">
    <w:nsid w:val="32A81C9B"/>
    <w:multiLevelType w:val="hybridMultilevel"/>
    <w:tmpl w:val="9670E8D4"/>
    <w:lvl w:ilvl="0" w:tplc="6F62747E">
      <w:start w:val="1"/>
      <w:numFmt w:val="decimal"/>
      <w:lvlText w:val="%1."/>
      <w:lvlJc w:val="left"/>
      <w:pPr>
        <w:ind w:left="360" w:hanging="360"/>
      </w:pPr>
      <w:rPr>
        <w:rFonts w:cstheme="minorBidi" w:hint="default"/>
        <w:sz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C21FA3"/>
    <w:multiLevelType w:val="hybridMultilevel"/>
    <w:tmpl w:val="BDF86E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71C5E35"/>
    <w:multiLevelType w:val="hybridMultilevel"/>
    <w:tmpl w:val="A380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75C85"/>
    <w:multiLevelType w:val="hybridMultilevel"/>
    <w:tmpl w:val="54BAF2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05EED"/>
    <w:multiLevelType w:val="hybridMultilevel"/>
    <w:tmpl w:val="E90E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252FF"/>
    <w:multiLevelType w:val="hybridMultilevel"/>
    <w:tmpl w:val="AAC01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C663BF"/>
    <w:multiLevelType w:val="hybridMultilevel"/>
    <w:tmpl w:val="BF2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3259FC"/>
    <w:multiLevelType w:val="hybridMultilevel"/>
    <w:tmpl w:val="210C3D0C"/>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197A5C"/>
    <w:multiLevelType w:val="hybridMultilevel"/>
    <w:tmpl w:val="51FE031E"/>
    <w:lvl w:ilvl="0" w:tplc="04686FFA">
      <w:numFmt w:val="bullet"/>
      <w:lvlText w:val="-"/>
      <w:lvlJc w:val="left"/>
      <w:pPr>
        <w:ind w:left="720" w:hanging="360"/>
      </w:pPr>
      <w:rPr>
        <w:rFonts w:ascii="Open Sans Light" w:eastAsiaTheme="majorEastAsia" w:hAnsi="Open Sans Light" w:cs="Open Sans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0123C"/>
    <w:multiLevelType w:val="hybridMultilevel"/>
    <w:tmpl w:val="CE425D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C754D7"/>
    <w:multiLevelType w:val="hybridMultilevel"/>
    <w:tmpl w:val="16482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45388"/>
    <w:multiLevelType w:val="hybridMultilevel"/>
    <w:tmpl w:val="793ED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F6235"/>
    <w:multiLevelType w:val="hybridMultilevel"/>
    <w:tmpl w:val="2F6218DE"/>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C70F33"/>
    <w:multiLevelType w:val="hybridMultilevel"/>
    <w:tmpl w:val="751AF0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D92546"/>
    <w:multiLevelType w:val="hybridMultilevel"/>
    <w:tmpl w:val="7452CD84"/>
    <w:lvl w:ilvl="0" w:tplc="D91CBC58">
      <w:numFmt w:val="bullet"/>
      <w:lvlText w:val="•"/>
      <w:lvlJc w:val="left"/>
      <w:pPr>
        <w:ind w:left="720" w:hanging="360"/>
      </w:pPr>
      <w:rPr>
        <w:rFonts w:ascii="Open Sans" w:eastAsiaTheme="minorEastAsia" w:hAnsi="Open Sans" w:cs="Ope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E4036"/>
    <w:multiLevelType w:val="hybridMultilevel"/>
    <w:tmpl w:val="25CEB3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3C83A5A"/>
    <w:multiLevelType w:val="hybridMultilevel"/>
    <w:tmpl w:val="A796D8BA"/>
    <w:lvl w:ilvl="0" w:tplc="D91CBC58">
      <w:numFmt w:val="bullet"/>
      <w:lvlText w:val="•"/>
      <w:lvlJc w:val="left"/>
      <w:pPr>
        <w:ind w:left="720" w:hanging="360"/>
      </w:pPr>
      <w:rPr>
        <w:rFonts w:ascii="Open Sans" w:eastAsiaTheme="minorEastAsia" w:hAnsi="Open Sans" w:cs="Ope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657BCE"/>
    <w:multiLevelType w:val="hybridMultilevel"/>
    <w:tmpl w:val="D8D85D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231ACA"/>
    <w:multiLevelType w:val="hybridMultilevel"/>
    <w:tmpl w:val="FA8C5780"/>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130954"/>
    <w:multiLevelType w:val="multilevel"/>
    <w:tmpl w:val="F4B6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794FFD"/>
    <w:multiLevelType w:val="hybridMultilevel"/>
    <w:tmpl w:val="AAEE0DFE"/>
    <w:lvl w:ilvl="0" w:tplc="90128D92">
      <w:numFmt w:val="bullet"/>
      <w:lvlText w:val="-"/>
      <w:lvlJc w:val="left"/>
      <w:pPr>
        <w:ind w:left="720" w:hanging="360"/>
      </w:pPr>
      <w:rPr>
        <w:rFonts w:ascii="Open Sans Light" w:eastAsia="Times New Roman" w:hAnsi="Open Sans Light" w:cs="Open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5A6A52"/>
    <w:multiLevelType w:val="hybridMultilevel"/>
    <w:tmpl w:val="13BE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597A2D"/>
    <w:multiLevelType w:val="hybridMultilevel"/>
    <w:tmpl w:val="B4301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B65C73"/>
    <w:multiLevelType w:val="hybridMultilevel"/>
    <w:tmpl w:val="052A5F4C"/>
    <w:lvl w:ilvl="0" w:tplc="04686FFA">
      <w:numFmt w:val="bullet"/>
      <w:lvlText w:val="-"/>
      <w:lvlJc w:val="left"/>
      <w:pPr>
        <w:ind w:left="720" w:hanging="360"/>
      </w:pPr>
      <w:rPr>
        <w:rFonts w:ascii="Open Sans Light" w:eastAsiaTheme="majorEastAsia" w:hAnsi="Open Sans Light" w:cs="Open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8"/>
  </w:num>
  <w:num w:numId="3">
    <w:abstractNumId w:val="16"/>
  </w:num>
  <w:num w:numId="4">
    <w:abstractNumId w:val="17"/>
  </w:num>
  <w:num w:numId="5">
    <w:abstractNumId w:val="19"/>
  </w:num>
  <w:num w:numId="6">
    <w:abstractNumId w:val="24"/>
  </w:num>
  <w:num w:numId="7">
    <w:abstractNumId w:val="4"/>
  </w:num>
  <w:num w:numId="8">
    <w:abstractNumId w:val="0"/>
  </w:num>
  <w:num w:numId="9">
    <w:abstractNumId w:val="26"/>
  </w:num>
  <w:num w:numId="10">
    <w:abstractNumId w:val="36"/>
  </w:num>
  <w:num w:numId="11">
    <w:abstractNumId w:val="11"/>
  </w:num>
  <w:num w:numId="12">
    <w:abstractNumId w:val="15"/>
  </w:num>
  <w:num w:numId="13">
    <w:abstractNumId w:val="3"/>
  </w:num>
  <w:num w:numId="14">
    <w:abstractNumId w:val="30"/>
  </w:num>
  <w:num w:numId="15">
    <w:abstractNumId w:val="21"/>
  </w:num>
  <w:num w:numId="16">
    <w:abstractNumId w:val="18"/>
  </w:num>
  <w:num w:numId="17">
    <w:abstractNumId w:val="5"/>
  </w:num>
  <w:num w:numId="18">
    <w:abstractNumId w:val="10"/>
  </w:num>
  <w:num w:numId="19">
    <w:abstractNumId w:val="1"/>
  </w:num>
  <w:num w:numId="20">
    <w:abstractNumId w:val="13"/>
  </w:num>
  <w:num w:numId="21">
    <w:abstractNumId w:val="7"/>
  </w:num>
  <w:num w:numId="22">
    <w:abstractNumId w:val="25"/>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num>
  <w:num w:numId="26">
    <w:abstractNumId w:val="8"/>
  </w:num>
  <w:num w:numId="27">
    <w:abstractNumId w:val="14"/>
  </w:num>
  <w:num w:numId="28">
    <w:abstractNumId w:val="6"/>
  </w:num>
  <w:num w:numId="29">
    <w:abstractNumId w:val="34"/>
  </w:num>
  <w:num w:numId="30">
    <w:abstractNumId w:val="35"/>
  </w:num>
  <w:num w:numId="31">
    <w:abstractNumId w:val="23"/>
  </w:num>
  <w:num w:numId="32">
    <w:abstractNumId w:val="38"/>
  </w:num>
  <w:num w:numId="33">
    <w:abstractNumId w:val="9"/>
  </w:num>
  <w:num w:numId="34">
    <w:abstractNumId w:val="22"/>
  </w:num>
  <w:num w:numId="35">
    <w:abstractNumId w:val="20"/>
  </w:num>
  <w:num w:numId="36">
    <w:abstractNumId w:val="33"/>
  </w:num>
  <w:num w:numId="37">
    <w:abstractNumId w:val="27"/>
  </w:num>
  <w:num w:numId="38">
    <w:abstractNumId w:val="37"/>
  </w:num>
  <w:num w:numId="39">
    <w:abstractNumId w:val="31"/>
  </w:num>
  <w:num w:numId="40">
    <w:abstractNumId w:val="29"/>
  </w:num>
  <w:num w:numId="41">
    <w:abstractNumId w:val="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than Bunker">
    <w15:presenceInfo w15:providerId="Windows Live" w15:userId="1a194ecc5a8e4a97"/>
  </w15:person>
  <w15:person w15:author="Suchon, Jason S">
    <w15:presenceInfo w15:providerId="AD" w15:userId="S-1-5-21-781256798-401653752-3358417428-24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ctiveWritingStyle w:appName="MSWord" w:lang="fr-FR" w:vendorID="64" w:dllVersion="131078" w:nlCheck="1" w:checkStyle="0"/>
  <w:activeWritingStyle w:appName="MSWord" w:lang="en-US" w:vendorID="64" w:dllVersion="131078" w:nlCheck="1" w:checkStyle="1"/>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0B5"/>
    <w:rsid w:val="00001CBF"/>
    <w:rsid w:val="00003698"/>
    <w:rsid w:val="0000458D"/>
    <w:rsid w:val="00005EC3"/>
    <w:rsid w:val="00006C2B"/>
    <w:rsid w:val="0001080F"/>
    <w:rsid w:val="00012154"/>
    <w:rsid w:val="00012F19"/>
    <w:rsid w:val="000160CD"/>
    <w:rsid w:val="00017E93"/>
    <w:rsid w:val="0002129A"/>
    <w:rsid w:val="0002158B"/>
    <w:rsid w:val="000218EE"/>
    <w:rsid w:val="00025B8F"/>
    <w:rsid w:val="0002749F"/>
    <w:rsid w:val="0003247B"/>
    <w:rsid w:val="00032800"/>
    <w:rsid w:val="00032EC5"/>
    <w:rsid w:val="00035AF3"/>
    <w:rsid w:val="00036007"/>
    <w:rsid w:val="00045728"/>
    <w:rsid w:val="0004753B"/>
    <w:rsid w:val="00047C43"/>
    <w:rsid w:val="000528B7"/>
    <w:rsid w:val="00053426"/>
    <w:rsid w:val="00055F13"/>
    <w:rsid w:val="00056940"/>
    <w:rsid w:val="00062849"/>
    <w:rsid w:val="000633EA"/>
    <w:rsid w:val="00063DBD"/>
    <w:rsid w:val="00064B71"/>
    <w:rsid w:val="000654F9"/>
    <w:rsid w:val="000745FF"/>
    <w:rsid w:val="000775B6"/>
    <w:rsid w:val="0008267F"/>
    <w:rsid w:val="00083689"/>
    <w:rsid w:val="00083AE9"/>
    <w:rsid w:val="00087B70"/>
    <w:rsid w:val="00093045"/>
    <w:rsid w:val="00095085"/>
    <w:rsid w:val="00097C80"/>
    <w:rsid w:val="000A23D6"/>
    <w:rsid w:val="000A2CA1"/>
    <w:rsid w:val="000A5140"/>
    <w:rsid w:val="000A5BB3"/>
    <w:rsid w:val="000A6970"/>
    <w:rsid w:val="000A6B38"/>
    <w:rsid w:val="000B202D"/>
    <w:rsid w:val="000B294D"/>
    <w:rsid w:val="000B7EE3"/>
    <w:rsid w:val="000C13DA"/>
    <w:rsid w:val="000C469B"/>
    <w:rsid w:val="000C5214"/>
    <w:rsid w:val="000C58AC"/>
    <w:rsid w:val="000C6C85"/>
    <w:rsid w:val="000D208A"/>
    <w:rsid w:val="000E083E"/>
    <w:rsid w:val="000E2F12"/>
    <w:rsid w:val="000E31F9"/>
    <w:rsid w:val="000E3A16"/>
    <w:rsid w:val="000E45A5"/>
    <w:rsid w:val="000E48F4"/>
    <w:rsid w:val="000E4AC2"/>
    <w:rsid w:val="000F115C"/>
    <w:rsid w:val="000F48B5"/>
    <w:rsid w:val="000F57AC"/>
    <w:rsid w:val="000F65B9"/>
    <w:rsid w:val="000F76A6"/>
    <w:rsid w:val="001017A4"/>
    <w:rsid w:val="001023BA"/>
    <w:rsid w:val="00102E0A"/>
    <w:rsid w:val="001032B0"/>
    <w:rsid w:val="00110101"/>
    <w:rsid w:val="00110A14"/>
    <w:rsid w:val="00110BE9"/>
    <w:rsid w:val="00111BCB"/>
    <w:rsid w:val="001124B3"/>
    <w:rsid w:val="00113679"/>
    <w:rsid w:val="00123AF8"/>
    <w:rsid w:val="00127873"/>
    <w:rsid w:val="00131B3C"/>
    <w:rsid w:val="0013416F"/>
    <w:rsid w:val="0013759C"/>
    <w:rsid w:val="001406F1"/>
    <w:rsid w:val="00150FB5"/>
    <w:rsid w:val="00155F49"/>
    <w:rsid w:val="001578A5"/>
    <w:rsid w:val="0016066D"/>
    <w:rsid w:val="001628E1"/>
    <w:rsid w:val="00167EC6"/>
    <w:rsid w:val="00174CB4"/>
    <w:rsid w:val="00175CAA"/>
    <w:rsid w:val="0017752D"/>
    <w:rsid w:val="001805CA"/>
    <w:rsid w:val="0018352E"/>
    <w:rsid w:val="00190AD7"/>
    <w:rsid w:val="00190F42"/>
    <w:rsid w:val="001A191C"/>
    <w:rsid w:val="001A2DB9"/>
    <w:rsid w:val="001A34DC"/>
    <w:rsid w:val="001A44B7"/>
    <w:rsid w:val="001A4522"/>
    <w:rsid w:val="001A6A9B"/>
    <w:rsid w:val="001B37AE"/>
    <w:rsid w:val="001B38B2"/>
    <w:rsid w:val="001B5676"/>
    <w:rsid w:val="001C0DD6"/>
    <w:rsid w:val="001C2AB9"/>
    <w:rsid w:val="001C35D6"/>
    <w:rsid w:val="001D03CD"/>
    <w:rsid w:val="001D043A"/>
    <w:rsid w:val="001D43A5"/>
    <w:rsid w:val="001E0C8B"/>
    <w:rsid w:val="001E1A7E"/>
    <w:rsid w:val="001E3F85"/>
    <w:rsid w:val="001F2570"/>
    <w:rsid w:val="001F4026"/>
    <w:rsid w:val="001F4C43"/>
    <w:rsid w:val="001F675B"/>
    <w:rsid w:val="001F718F"/>
    <w:rsid w:val="002000A7"/>
    <w:rsid w:val="00201202"/>
    <w:rsid w:val="002043C6"/>
    <w:rsid w:val="00206357"/>
    <w:rsid w:val="00212674"/>
    <w:rsid w:val="00214E04"/>
    <w:rsid w:val="00232AAF"/>
    <w:rsid w:val="00236BB4"/>
    <w:rsid w:val="002411BC"/>
    <w:rsid w:val="00241FA0"/>
    <w:rsid w:val="00243EE2"/>
    <w:rsid w:val="0024475A"/>
    <w:rsid w:val="00246AF3"/>
    <w:rsid w:val="00250945"/>
    <w:rsid w:val="002528CA"/>
    <w:rsid w:val="002534B9"/>
    <w:rsid w:val="00254AC0"/>
    <w:rsid w:val="00261B2B"/>
    <w:rsid w:val="002630A4"/>
    <w:rsid w:val="00267DCD"/>
    <w:rsid w:val="0027626B"/>
    <w:rsid w:val="002A0D2C"/>
    <w:rsid w:val="002A3242"/>
    <w:rsid w:val="002B193F"/>
    <w:rsid w:val="002B1CE2"/>
    <w:rsid w:val="002B314A"/>
    <w:rsid w:val="002B67AF"/>
    <w:rsid w:val="002C0DC4"/>
    <w:rsid w:val="002C2C27"/>
    <w:rsid w:val="002C5851"/>
    <w:rsid w:val="002C697E"/>
    <w:rsid w:val="002C797C"/>
    <w:rsid w:val="002E0195"/>
    <w:rsid w:val="002E225A"/>
    <w:rsid w:val="002E2C68"/>
    <w:rsid w:val="002E3A7F"/>
    <w:rsid w:val="002E4CB0"/>
    <w:rsid w:val="002E72AE"/>
    <w:rsid w:val="002F142B"/>
    <w:rsid w:val="002F19A9"/>
    <w:rsid w:val="002F3985"/>
    <w:rsid w:val="002F6254"/>
    <w:rsid w:val="00300157"/>
    <w:rsid w:val="00303142"/>
    <w:rsid w:val="00303E62"/>
    <w:rsid w:val="00304A91"/>
    <w:rsid w:val="003063EE"/>
    <w:rsid w:val="003163F8"/>
    <w:rsid w:val="00317A7E"/>
    <w:rsid w:val="00323E44"/>
    <w:rsid w:val="00327C42"/>
    <w:rsid w:val="00330EA1"/>
    <w:rsid w:val="00332CFA"/>
    <w:rsid w:val="0034611F"/>
    <w:rsid w:val="00351AD3"/>
    <w:rsid w:val="00352FC5"/>
    <w:rsid w:val="00354824"/>
    <w:rsid w:val="003549A1"/>
    <w:rsid w:val="003569F3"/>
    <w:rsid w:val="00356A0A"/>
    <w:rsid w:val="003652DD"/>
    <w:rsid w:val="0036531D"/>
    <w:rsid w:val="003749AD"/>
    <w:rsid w:val="00375296"/>
    <w:rsid w:val="00380517"/>
    <w:rsid w:val="00381358"/>
    <w:rsid w:val="0038335A"/>
    <w:rsid w:val="0038340F"/>
    <w:rsid w:val="00383FB1"/>
    <w:rsid w:val="003864B7"/>
    <w:rsid w:val="00386E4E"/>
    <w:rsid w:val="00390CD6"/>
    <w:rsid w:val="003911D2"/>
    <w:rsid w:val="003936C3"/>
    <w:rsid w:val="00393902"/>
    <w:rsid w:val="00395522"/>
    <w:rsid w:val="00396548"/>
    <w:rsid w:val="0039681E"/>
    <w:rsid w:val="003A1D95"/>
    <w:rsid w:val="003A3DFE"/>
    <w:rsid w:val="003A5E0F"/>
    <w:rsid w:val="003A6F5A"/>
    <w:rsid w:val="003A792C"/>
    <w:rsid w:val="003B0A39"/>
    <w:rsid w:val="003B22D7"/>
    <w:rsid w:val="003B24D7"/>
    <w:rsid w:val="003B685E"/>
    <w:rsid w:val="003B6961"/>
    <w:rsid w:val="003B71B7"/>
    <w:rsid w:val="003C3BF1"/>
    <w:rsid w:val="003C4092"/>
    <w:rsid w:val="003C45BC"/>
    <w:rsid w:val="003C5757"/>
    <w:rsid w:val="003C653D"/>
    <w:rsid w:val="003D0794"/>
    <w:rsid w:val="003D3DDE"/>
    <w:rsid w:val="003D43C1"/>
    <w:rsid w:val="003D5635"/>
    <w:rsid w:val="003E1BA0"/>
    <w:rsid w:val="003E3FCD"/>
    <w:rsid w:val="003E4A6C"/>
    <w:rsid w:val="003E6629"/>
    <w:rsid w:val="003E7533"/>
    <w:rsid w:val="003F290F"/>
    <w:rsid w:val="003F61C4"/>
    <w:rsid w:val="00404FD7"/>
    <w:rsid w:val="00406809"/>
    <w:rsid w:val="00415AC8"/>
    <w:rsid w:val="00416C88"/>
    <w:rsid w:val="00421443"/>
    <w:rsid w:val="00423013"/>
    <w:rsid w:val="004233FB"/>
    <w:rsid w:val="0042587B"/>
    <w:rsid w:val="004277FC"/>
    <w:rsid w:val="00431DFF"/>
    <w:rsid w:val="004374D5"/>
    <w:rsid w:val="004440CF"/>
    <w:rsid w:val="00446F2B"/>
    <w:rsid w:val="00451E7E"/>
    <w:rsid w:val="00454C59"/>
    <w:rsid w:val="00456FFE"/>
    <w:rsid w:val="00460A16"/>
    <w:rsid w:val="00461748"/>
    <w:rsid w:val="004628C0"/>
    <w:rsid w:val="00465720"/>
    <w:rsid w:val="004736CC"/>
    <w:rsid w:val="0047756F"/>
    <w:rsid w:val="004801BD"/>
    <w:rsid w:val="004834B0"/>
    <w:rsid w:val="00483DE1"/>
    <w:rsid w:val="004858BC"/>
    <w:rsid w:val="00496A2F"/>
    <w:rsid w:val="004A1643"/>
    <w:rsid w:val="004A21A0"/>
    <w:rsid w:val="004A2682"/>
    <w:rsid w:val="004A6597"/>
    <w:rsid w:val="004B2BF0"/>
    <w:rsid w:val="004B3CA3"/>
    <w:rsid w:val="004B3E92"/>
    <w:rsid w:val="004B4F88"/>
    <w:rsid w:val="004B6A2D"/>
    <w:rsid w:val="004C0487"/>
    <w:rsid w:val="004C06D2"/>
    <w:rsid w:val="004C0C26"/>
    <w:rsid w:val="004C302D"/>
    <w:rsid w:val="004C5A19"/>
    <w:rsid w:val="004D4973"/>
    <w:rsid w:val="004D5496"/>
    <w:rsid w:val="004D67C7"/>
    <w:rsid w:val="004D7F47"/>
    <w:rsid w:val="004E5CF7"/>
    <w:rsid w:val="004F5782"/>
    <w:rsid w:val="00501F5D"/>
    <w:rsid w:val="00505046"/>
    <w:rsid w:val="00507DC0"/>
    <w:rsid w:val="00512B2E"/>
    <w:rsid w:val="00512E85"/>
    <w:rsid w:val="00514585"/>
    <w:rsid w:val="00515B7D"/>
    <w:rsid w:val="00515C3C"/>
    <w:rsid w:val="00516774"/>
    <w:rsid w:val="005178EC"/>
    <w:rsid w:val="00517A5F"/>
    <w:rsid w:val="00525523"/>
    <w:rsid w:val="00526D66"/>
    <w:rsid w:val="005305A2"/>
    <w:rsid w:val="005313E9"/>
    <w:rsid w:val="005316F3"/>
    <w:rsid w:val="00531FF3"/>
    <w:rsid w:val="00534E0E"/>
    <w:rsid w:val="005355D5"/>
    <w:rsid w:val="005356A9"/>
    <w:rsid w:val="00535A7A"/>
    <w:rsid w:val="00537BB1"/>
    <w:rsid w:val="00541DC8"/>
    <w:rsid w:val="00542537"/>
    <w:rsid w:val="00552F61"/>
    <w:rsid w:val="00553E73"/>
    <w:rsid w:val="0056252A"/>
    <w:rsid w:val="0056393C"/>
    <w:rsid w:val="00563FD9"/>
    <w:rsid w:val="00564466"/>
    <w:rsid w:val="005653D3"/>
    <w:rsid w:val="005675C9"/>
    <w:rsid w:val="0057294B"/>
    <w:rsid w:val="0057385C"/>
    <w:rsid w:val="005739FD"/>
    <w:rsid w:val="005808F0"/>
    <w:rsid w:val="00585F27"/>
    <w:rsid w:val="00592332"/>
    <w:rsid w:val="00592F16"/>
    <w:rsid w:val="0059344F"/>
    <w:rsid w:val="0059403C"/>
    <w:rsid w:val="0059795D"/>
    <w:rsid w:val="005A422F"/>
    <w:rsid w:val="005A4A1E"/>
    <w:rsid w:val="005B3074"/>
    <w:rsid w:val="005B7A10"/>
    <w:rsid w:val="005C399E"/>
    <w:rsid w:val="005C545E"/>
    <w:rsid w:val="005C5F15"/>
    <w:rsid w:val="005D2618"/>
    <w:rsid w:val="005D46EB"/>
    <w:rsid w:val="005E4E8A"/>
    <w:rsid w:val="005F099E"/>
    <w:rsid w:val="005F212D"/>
    <w:rsid w:val="005F2A8A"/>
    <w:rsid w:val="005F5402"/>
    <w:rsid w:val="005F5426"/>
    <w:rsid w:val="005F58B4"/>
    <w:rsid w:val="006045E7"/>
    <w:rsid w:val="006052B0"/>
    <w:rsid w:val="00610993"/>
    <w:rsid w:val="00613265"/>
    <w:rsid w:val="00617563"/>
    <w:rsid w:val="00617F65"/>
    <w:rsid w:val="0062496D"/>
    <w:rsid w:val="00626370"/>
    <w:rsid w:val="00627688"/>
    <w:rsid w:val="0063137A"/>
    <w:rsid w:val="00631C61"/>
    <w:rsid w:val="00631C71"/>
    <w:rsid w:val="0063393A"/>
    <w:rsid w:val="00635903"/>
    <w:rsid w:val="00637DF4"/>
    <w:rsid w:val="0064403B"/>
    <w:rsid w:val="00650D27"/>
    <w:rsid w:val="00651392"/>
    <w:rsid w:val="00651CC4"/>
    <w:rsid w:val="0065261B"/>
    <w:rsid w:val="00652BF6"/>
    <w:rsid w:val="0065467D"/>
    <w:rsid w:val="00654BD7"/>
    <w:rsid w:val="006616FA"/>
    <w:rsid w:val="00663EF9"/>
    <w:rsid w:val="006649CB"/>
    <w:rsid w:val="006671EF"/>
    <w:rsid w:val="00670858"/>
    <w:rsid w:val="00673557"/>
    <w:rsid w:val="00674AD3"/>
    <w:rsid w:val="00680363"/>
    <w:rsid w:val="00680804"/>
    <w:rsid w:val="00680D5B"/>
    <w:rsid w:val="00690637"/>
    <w:rsid w:val="0069243B"/>
    <w:rsid w:val="00693682"/>
    <w:rsid w:val="0069390C"/>
    <w:rsid w:val="0069620F"/>
    <w:rsid w:val="00697156"/>
    <w:rsid w:val="006A21ED"/>
    <w:rsid w:val="006A4562"/>
    <w:rsid w:val="006A6A30"/>
    <w:rsid w:val="006A6B3F"/>
    <w:rsid w:val="006B18F4"/>
    <w:rsid w:val="006B642B"/>
    <w:rsid w:val="006C042A"/>
    <w:rsid w:val="006C0C3E"/>
    <w:rsid w:val="006C0EFB"/>
    <w:rsid w:val="006C4017"/>
    <w:rsid w:val="006C56E6"/>
    <w:rsid w:val="006C5A65"/>
    <w:rsid w:val="006D4621"/>
    <w:rsid w:val="006D7D37"/>
    <w:rsid w:val="006E007D"/>
    <w:rsid w:val="006E03BA"/>
    <w:rsid w:val="006E2D20"/>
    <w:rsid w:val="006F193E"/>
    <w:rsid w:val="006F692A"/>
    <w:rsid w:val="006F6BB3"/>
    <w:rsid w:val="007017E8"/>
    <w:rsid w:val="00703055"/>
    <w:rsid w:val="00704859"/>
    <w:rsid w:val="007051D0"/>
    <w:rsid w:val="00711EE6"/>
    <w:rsid w:val="00712C32"/>
    <w:rsid w:val="00713BB1"/>
    <w:rsid w:val="00713D73"/>
    <w:rsid w:val="007144DA"/>
    <w:rsid w:val="00715286"/>
    <w:rsid w:val="0071571F"/>
    <w:rsid w:val="00721040"/>
    <w:rsid w:val="00724F13"/>
    <w:rsid w:val="00726AE1"/>
    <w:rsid w:val="0073060A"/>
    <w:rsid w:val="00730C8C"/>
    <w:rsid w:val="00731224"/>
    <w:rsid w:val="00732427"/>
    <w:rsid w:val="00733C11"/>
    <w:rsid w:val="00735F64"/>
    <w:rsid w:val="007400D0"/>
    <w:rsid w:val="007422C6"/>
    <w:rsid w:val="0074578C"/>
    <w:rsid w:val="00746AB5"/>
    <w:rsid w:val="00760569"/>
    <w:rsid w:val="007611FB"/>
    <w:rsid w:val="00764515"/>
    <w:rsid w:val="007665B2"/>
    <w:rsid w:val="0076737A"/>
    <w:rsid w:val="00767D3E"/>
    <w:rsid w:val="007721ED"/>
    <w:rsid w:val="00774FC6"/>
    <w:rsid w:val="0078301A"/>
    <w:rsid w:val="00783803"/>
    <w:rsid w:val="007856EC"/>
    <w:rsid w:val="00785928"/>
    <w:rsid w:val="00785E48"/>
    <w:rsid w:val="00786AFB"/>
    <w:rsid w:val="0078757E"/>
    <w:rsid w:val="00791B06"/>
    <w:rsid w:val="00792B09"/>
    <w:rsid w:val="00793533"/>
    <w:rsid w:val="007941FB"/>
    <w:rsid w:val="00796764"/>
    <w:rsid w:val="007A0170"/>
    <w:rsid w:val="007A4C97"/>
    <w:rsid w:val="007A73AE"/>
    <w:rsid w:val="007B0525"/>
    <w:rsid w:val="007B6811"/>
    <w:rsid w:val="007B7059"/>
    <w:rsid w:val="007B7069"/>
    <w:rsid w:val="007C5840"/>
    <w:rsid w:val="007C597E"/>
    <w:rsid w:val="007C627E"/>
    <w:rsid w:val="007D3EE0"/>
    <w:rsid w:val="007E0633"/>
    <w:rsid w:val="007E2102"/>
    <w:rsid w:val="007E3137"/>
    <w:rsid w:val="007E4492"/>
    <w:rsid w:val="007E4B3A"/>
    <w:rsid w:val="007E4C24"/>
    <w:rsid w:val="007E6454"/>
    <w:rsid w:val="007E6FCA"/>
    <w:rsid w:val="007F1F27"/>
    <w:rsid w:val="007F3B38"/>
    <w:rsid w:val="007F7437"/>
    <w:rsid w:val="0080396E"/>
    <w:rsid w:val="008105EF"/>
    <w:rsid w:val="008152C1"/>
    <w:rsid w:val="00816837"/>
    <w:rsid w:val="00820902"/>
    <w:rsid w:val="00822CEB"/>
    <w:rsid w:val="008279E7"/>
    <w:rsid w:val="00831BA9"/>
    <w:rsid w:val="00833825"/>
    <w:rsid w:val="008351D4"/>
    <w:rsid w:val="0083626F"/>
    <w:rsid w:val="00846841"/>
    <w:rsid w:val="008514E2"/>
    <w:rsid w:val="008522C9"/>
    <w:rsid w:val="008528C2"/>
    <w:rsid w:val="0085372F"/>
    <w:rsid w:val="00853AE5"/>
    <w:rsid w:val="00863378"/>
    <w:rsid w:val="00863C20"/>
    <w:rsid w:val="0086514B"/>
    <w:rsid w:val="00872623"/>
    <w:rsid w:val="008744E2"/>
    <w:rsid w:val="00874E7B"/>
    <w:rsid w:val="008753CA"/>
    <w:rsid w:val="00880BAB"/>
    <w:rsid w:val="00880E36"/>
    <w:rsid w:val="00884FD1"/>
    <w:rsid w:val="008855F7"/>
    <w:rsid w:val="00886F46"/>
    <w:rsid w:val="00890E72"/>
    <w:rsid w:val="00891F48"/>
    <w:rsid w:val="00894E83"/>
    <w:rsid w:val="00895DD3"/>
    <w:rsid w:val="0089654D"/>
    <w:rsid w:val="008A0EA3"/>
    <w:rsid w:val="008A1828"/>
    <w:rsid w:val="008A2D20"/>
    <w:rsid w:val="008A6437"/>
    <w:rsid w:val="008B0751"/>
    <w:rsid w:val="008B3773"/>
    <w:rsid w:val="008B5EC5"/>
    <w:rsid w:val="008C287D"/>
    <w:rsid w:val="008C4C7A"/>
    <w:rsid w:val="008C680F"/>
    <w:rsid w:val="008C6FE2"/>
    <w:rsid w:val="008C751C"/>
    <w:rsid w:val="008D1DB5"/>
    <w:rsid w:val="008E2189"/>
    <w:rsid w:val="008E41CE"/>
    <w:rsid w:val="008E532A"/>
    <w:rsid w:val="008E6010"/>
    <w:rsid w:val="008E675D"/>
    <w:rsid w:val="008F0468"/>
    <w:rsid w:val="008F179F"/>
    <w:rsid w:val="008F2EF9"/>
    <w:rsid w:val="00902BDE"/>
    <w:rsid w:val="00903C3F"/>
    <w:rsid w:val="009060B9"/>
    <w:rsid w:val="00907ED8"/>
    <w:rsid w:val="00910BFF"/>
    <w:rsid w:val="0091267E"/>
    <w:rsid w:val="00912FE2"/>
    <w:rsid w:val="00915F7F"/>
    <w:rsid w:val="00922301"/>
    <w:rsid w:val="009268E7"/>
    <w:rsid w:val="00926A26"/>
    <w:rsid w:val="0093034E"/>
    <w:rsid w:val="00930584"/>
    <w:rsid w:val="00933AF2"/>
    <w:rsid w:val="009358FA"/>
    <w:rsid w:val="00936CCF"/>
    <w:rsid w:val="00937659"/>
    <w:rsid w:val="00937BA4"/>
    <w:rsid w:val="00937F63"/>
    <w:rsid w:val="00941E17"/>
    <w:rsid w:val="009458DD"/>
    <w:rsid w:val="00945ECB"/>
    <w:rsid w:val="00947FFE"/>
    <w:rsid w:val="00950053"/>
    <w:rsid w:val="009547CC"/>
    <w:rsid w:val="00956B12"/>
    <w:rsid w:val="0096087D"/>
    <w:rsid w:val="00962592"/>
    <w:rsid w:val="009625A8"/>
    <w:rsid w:val="00964479"/>
    <w:rsid w:val="009659E8"/>
    <w:rsid w:val="00967A4B"/>
    <w:rsid w:val="00971050"/>
    <w:rsid w:val="009720BF"/>
    <w:rsid w:val="0097251F"/>
    <w:rsid w:val="00972665"/>
    <w:rsid w:val="0097275D"/>
    <w:rsid w:val="00972DB8"/>
    <w:rsid w:val="0097490E"/>
    <w:rsid w:val="009808D6"/>
    <w:rsid w:val="009815B5"/>
    <w:rsid w:val="00982D11"/>
    <w:rsid w:val="0098339E"/>
    <w:rsid w:val="0098469F"/>
    <w:rsid w:val="00984BB0"/>
    <w:rsid w:val="009854F1"/>
    <w:rsid w:val="009860F7"/>
    <w:rsid w:val="009932F9"/>
    <w:rsid w:val="00993C12"/>
    <w:rsid w:val="009943E4"/>
    <w:rsid w:val="009A046B"/>
    <w:rsid w:val="009A1EC0"/>
    <w:rsid w:val="009A3E96"/>
    <w:rsid w:val="009B5960"/>
    <w:rsid w:val="009C0D42"/>
    <w:rsid w:val="009C1DF2"/>
    <w:rsid w:val="009C1F32"/>
    <w:rsid w:val="009C6516"/>
    <w:rsid w:val="009C7E39"/>
    <w:rsid w:val="009D0129"/>
    <w:rsid w:val="009D1124"/>
    <w:rsid w:val="009D1C77"/>
    <w:rsid w:val="009E0099"/>
    <w:rsid w:val="009E3F5C"/>
    <w:rsid w:val="009E4EB1"/>
    <w:rsid w:val="009E54A0"/>
    <w:rsid w:val="009E5BE4"/>
    <w:rsid w:val="009F133A"/>
    <w:rsid w:val="009F5582"/>
    <w:rsid w:val="009F59B9"/>
    <w:rsid w:val="009F6B4E"/>
    <w:rsid w:val="00A0012F"/>
    <w:rsid w:val="00A00BC5"/>
    <w:rsid w:val="00A00CFF"/>
    <w:rsid w:val="00A054F0"/>
    <w:rsid w:val="00A05F72"/>
    <w:rsid w:val="00A114F6"/>
    <w:rsid w:val="00A20CD7"/>
    <w:rsid w:val="00A22B5D"/>
    <w:rsid w:val="00A25D8C"/>
    <w:rsid w:val="00A260FA"/>
    <w:rsid w:val="00A32091"/>
    <w:rsid w:val="00A33B48"/>
    <w:rsid w:val="00A4378C"/>
    <w:rsid w:val="00A45A70"/>
    <w:rsid w:val="00A45CD1"/>
    <w:rsid w:val="00A46B18"/>
    <w:rsid w:val="00A5080A"/>
    <w:rsid w:val="00A54A87"/>
    <w:rsid w:val="00A63837"/>
    <w:rsid w:val="00A6412E"/>
    <w:rsid w:val="00A6471D"/>
    <w:rsid w:val="00A64796"/>
    <w:rsid w:val="00A67ED9"/>
    <w:rsid w:val="00A76766"/>
    <w:rsid w:val="00A776B5"/>
    <w:rsid w:val="00A776F3"/>
    <w:rsid w:val="00A81E2B"/>
    <w:rsid w:val="00A82369"/>
    <w:rsid w:val="00A843EA"/>
    <w:rsid w:val="00A84E99"/>
    <w:rsid w:val="00A87657"/>
    <w:rsid w:val="00A92D41"/>
    <w:rsid w:val="00A96A02"/>
    <w:rsid w:val="00AA0BE3"/>
    <w:rsid w:val="00AA24BE"/>
    <w:rsid w:val="00AA35EB"/>
    <w:rsid w:val="00AA4553"/>
    <w:rsid w:val="00AA4D16"/>
    <w:rsid w:val="00AA5019"/>
    <w:rsid w:val="00AB20C2"/>
    <w:rsid w:val="00AB284F"/>
    <w:rsid w:val="00AB3C03"/>
    <w:rsid w:val="00AC028F"/>
    <w:rsid w:val="00AC1A9F"/>
    <w:rsid w:val="00AC205B"/>
    <w:rsid w:val="00AC41A7"/>
    <w:rsid w:val="00AC52FC"/>
    <w:rsid w:val="00AC78DA"/>
    <w:rsid w:val="00AD47B2"/>
    <w:rsid w:val="00AD52D0"/>
    <w:rsid w:val="00AD599C"/>
    <w:rsid w:val="00AD5CD2"/>
    <w:rsid w:val="00AD642F"/>
    <w:rsid w:val="00AE6089"/>
    <w:rsid w:val="00AE6364"/>
    <w:rsid w:val="00AF0862"/>
    <w:rsid w:val="00AF0E35"/>
    <w:rsid w:val="00AF1FE2"/>
    <w:rsid w:val="00AF200F"/>
    <w:rsid w:val="00AF38D7"/>
    <w:rsid w:val="00AF5A33"/>
    <w:rsid w:val="00AF6D2A"/>
    <w:rsid w:val="00AF77E8"/>
    <w:rsid w:val="00B00E82"/>
    <w:rsid w:val="00B0226E"/>
    <w:rsid w:val="00B10AC0"/>
    <w:rsid w:val="00B20549"/>
    <w:rsid w:val="00B23A70"/>
    <w:rsid w:val="00B2633C"/>
    <w:rsid w:val="00B27F13"/>
    <w:rsid w:val="00B33187"/>
    <w:rsid w:val="00B33D48"/>
    <w:rsid w:val="00B43DFF"/>
    <w:rsid w:val="00B4670E"/>
    <w:rsid w:val="00B47090"/>
    <w:rsid w:val="00B51AD2"/>
    <w:rsid w:val="00B530C7"/>
    <w:rsid w:val="00B550B5"/>
    <w:rsid w:val="00B55983"/>
    <w:rsid w:val="00B570EB"/>
    <w:rsid w:val="00B606BD"/>
    <w:rsid w:val="00B60C68"/>
    <w:rsid w:val="00B612E7"/>
    <w:rsid w:val="00B637E4"/>
    <w:rsid w:val="00B705A7"/>
    <w:rsid w:val="00B73BFE"/>
    <w:rsid w:val="00B774E7"/>
    <w:rsid w:val="00B812B4"/>
    <w:rsid w:val="00B815F4"/>
    <w:rsid w:val="00B823AA"/>
    <w:rsid w:val="00B82AD6"/>
    <w:rsid w:val="00B84A0F"/>
    <w:rsid w:val="00B85F94"/>
    <w:rsid w:val="00B87297"/>
    <w:rsid w:val="00B92211"/>
    <w:rsid w:val="00B944D7"/>
    <w:rsid w:val="00BA4B17"/>
    <w:rsid w:val="00BA5403"/>
    <w:rsid w:val="00BB3305"/>
    <w:rsid w:val="00BB5454"/>
    <w:rsid w:val="00BB55CE"/>
    <w:rsid w:val="00BB62D9"/>
    <w:rsid w:val="00BB767D"/>
    <w:rsid w:val="00BC0246"/>
    <w:rsid w:val="00BC18DA"/>
    <w:rsid w:val="00BD004A"/>
    <w:rsid w:val="00BD765F"/>
    <w:rsid w:val="00BE0983"/>
    <w:rsid w:val="00BE5406"/>
    <w:rsid w:val="00BE55DD"/>
    <w:rsid w:val="00BE74E2"/>
    <w:rsid w:val="00BF3967"/>
    <w:rsid w:val="00BF40CD"/>
    <w:rsid w:val="00BF414C"/>
    <w:rsid w:val="00BF4935"/>
    <w:rsid w:val="00BF6159"/>
    <w:rsid w:val="00BF668F"/>
    <w:rsid w:val="00C003FD"/>
    <w:rsid w:val="00C00D31"/>
    <w:rsid w:val="00C05CE6"/>
    <w:rsid w:val="00C06D6B"/>
    <w:rsid w:val="00C119BB"/>
    <w:rsid w:val="00C15780"/>
    <w:rsid w:val="00C15E30"/>
    <w:rsid w:val="00C2344D"/>
    <w:rsid w:val="00C2444E"/>
    <w:rsid w:val="00C2528A"/>
    <w:rsid w:val="00C27796"/>
    <w:rsid w:val="00C27DA8"/>
    <w:rsid w:val="00C30B77"/>
    <w:rsid w:val="00C347B5"/>
    <w:rsid w:val="00C35A0B"/>
    <w:rsid w:val="00C35A71"/>
    <w:rsid w:val="00C41C7D"/>
    <w:rsid w:val="00C43AF4"/>
    <w:rsid w:val="00C4715F"/>
    <w:rsid w:val="00C5027C"/>
    <w:rsid w:val="00C51BC4"/>
    <w:rsid w:val="00C5243C"/>
    <w:rsid w:val="00C54447"/>
    <w:rsid w:val="00C57653"/>
    <w:rsid w:val="00C6064C"/>
    <w:rsid w:val="00C61FBB"/>
    <w:rsid w:val="00C6314E"/>
    <w:rsid w:val="00C6560F"/>
    <w:rsid w:val="00C65804"/>
    <w:rsid w:val="00C65C1D"/>
    <w:rsid w:val="00C66DBA"/>
    <w:rsid w:val="00C71608"/>
    <w:rsid w:val="00C71925"/>
    <w:rsid w:val="00C75CCF"/>
    <w:rsid w:val="00C76779"/>
    <w:rsid w:val="00C76E4D"/>
    <w:rsid w:val="00C82626"/>
    <w:rsid w:val="00C86D55"/>
    <w:rsid w:val="00C9007B"/>
    <w:rsid w:val="00C94451"/>
    <w:rsid w:val="00C95039"/>
    <w:rsid w:val="00CA09AF"/>
    <w:rsid w:val="00CA311D"/>
    <w:rsid w:val="00CA34BD"/>
    <w:rsid w:val="00CA75A7"/>
    <w:rsid w:val="00CB4E7E"/>
    <w:rsid w:val="00CB7E55"/>
    <w:rsid w:val="00CC32CF"/>
    <w:rsid w:val="00CD033B"/>
    <w:rsid w:val="00CD04A8"/>
    <w:rsid w:val="00CE2D82"/>
    <w:rsid w:val="00CE50EB"/>
    <w:rsid w:val="00CE761D"/>
    <w:rsid w:val="00CF07F8"/>
    <w:rsid w:val="00CF210F"/>
    <w:rsid w:val="00CF729E"/>
    <w:rsid w:val="00D0287F"/>
    <w:rsid w:val="00D02881"/>
    <w:rsid w:val="00D10D86"/>
    <w:rsid w:val="00D14257"/>
    <w:rsid w:val="00D23C50"/>
    <w:rsid w:val="00D30A91"/>
    <w:rsid w:val="00D34DF3"/>
    <w:rsid w:val="00D35863"/>
    <w:rsid w:val="00D35E0E"/>
    <w:rsid w:val="00D4013F"/>
    <w:rsid w:val="00D43116"/>
    <w:rsid w:val="00D4599B"/>
    <w:rsid w:val="00D54529"/>
    <w:rsid w:val="00D60B3F"/>
    <w:rsid w:val="00D6367C"/>
    <w:rsid w:val="00D63C05"/>
    <w:rsid w:val="00D64CA7"/>
    <w:rsid w:val="00D7034E"/>
    <w:rsid w:val="00D778B9"/>
    <w:rsid w:val="00D808F1"/>
    <w:rsid w:val="00D85414"/>
    <w:rsid w:val="00D85783"/>
    <w:rsid w:val="00D87602"/>
    <w:rsid w:val="00D9010F"/>
    <w:rsid w:val="00D90C86"/>
    <w:rsid w:val="00D91516"/>
    <w:rsid w:val="00D93B61"/>
    <w:rsid w:val="00DB2A57"/>
    <w:rsid w:val="00DB2C7F"/>
    <w:rsid w:val="00DB34AD"/>
    <w:rsid w:val="00DB496E"/>
    <w:rsid w:val="00DC0392"/>
    <w:rsid w:val="00DC2623"/>
    <w:rsid w:val="00DC46C9"/>
    <w:rsid w:val="00DD0D07"/>
    <w:rsid w:val="00DD12F6"/>
    <w:rsid w:val="00DD2F25"/>
    <w:rsid w:val="00DD38D4"/>
    <w:rsid w:val="00DD4DD2"/>
    <w:rsid w:val="00DD78CA"/>
    <w:rsid w:val="00DE3832"/>
    <w:rsid w:val="00DE6DAC"/>
    <w:rsid w:val="00DF28C2"/>
    <w:rsid w:val="00DF38E6"/>
    <w:rsid w:val="00E0239D"/>
    <w:rsid w:val="00E02542"/>
    <w:rsid w:val="00E0655E"/>
    <w:rsid w:val="00E10863"/>
    <w:rsid w:val="00E115DB"/>
    <w:rsid w:val="00E116AA"/>
    <w:rsid w:val="00E16593"/>
    <w:rsid w:val="00E16BEE"/>
    <w:rsid w:val="00E17A89"/>
    <w:rsid w:val="00E17B3E"/>
    <w:rsid w:val="00E23C8E"/>
    <w:rsid w:val="00E25731"/>
    <w:rsid w:val="00E258D6"/>
    <w:rsid w:val="00E311CD"/>
    <w:rsid w:val="00E34C01"/>
    <w:rsid w:val="00E359FF"/>
    <w:rsid w:val="00E37695"/>
    <w:rsid w:val="00E40C31"/>
    <w:rsid w:val="00E4291D"/>
    <w:rsid w:val="00E42956"/>
    <w:rsid w:val="00E47B39"/>
    <w:rsid w:val="00E51E69"/>
    <w:rsid w:val="00E52113"/>
    <w:rsid w:val="00E52C11"/>
    <w:rsid w:val="00E53252"/>
    <w:rsid w:val="00E53B45"/>
    <w:rsid w:val="00E543A0"/>
    <w:rsid w:val="00E579F7"/>
    <w:rsid w:val="00E61413"/>
    <w:rsid w:val="00E6147A"/>
    <w:rsid w:val="00E6361D"/>
    <w:rsid w:val="00E63F50"/>
    <w:rsid w:val="00E65E55"/>
    <w:rsid w:val="00E71FB0"/>
    <w:rsid w:val="00E72181"/>
    <w:rsid w:val="00E731AB"/>
    <w:rsid w:val="00E74FCE"/>
    <w:rsid w:val="00E75294"/>
    <w:rsid w:val="00E75C92"/>
    <w:rsid w:val="00E80F9C"/>
    <w:rsid w:val="00E87A05"/>
    <w:rsid w:val="00E944C1"/>
    <w:rsid w:val="00E946CA"/>
    <w:rsid w:val="00E94DB6"/>
    <w:rsid w:val="00E9614B"/>
    <w:rsid w:val="00E96622"/>
    <w:rsid w:val="00EA0BD3"/>
    <w:rsid w:val="00EA7FE2"/>
    <w:rsid w:val="00EB0E13"/>
    <w:rsid w:val="00EB19D4"/>
    <w:rsid w:val="00EB4D32"/>
    <w:rsid w:val="00EC0F8F"/>
    <w:rsid w:val="00EC33E0"/>
    <w:rsid w:val="00EC5A90"/>
    <w:rsid w:val="00EC7617"/>
    <w:rsid w:val="00EC798D"/>
    <w:rsid w:val="00ED23F4"/>
    <w:rsid w:val="00EF0D6A"/>
    <w:rsid w:val="00EF1C05"/>
    <w:rsid w:val="00EF2BA4"/>
    <w:rsid w:val="00EF4D29"/>
    <w:rsid w:val="00EF58CD"/>
    <w:rsid w:val="00EF5B84"/>
    <w:rsid w:val="00EF716F"/>
    <w:rsid w:val="00F01603"/>
    <w:rsid w:val="00F0290D"/>
    <w:rsid w:val="00F05762"/>
    <w:rsid w:val="00F07F17"/>
    <w:rsid w:val="00F121ED"/>
    <w:rsid w:val="00F167DF"/>
    <w:rsid w:val="00F218CC"/>
    <w:rsid w:val="00F238BF"/>
    <w:rsid w:val="00F303BC"/>
    <w:rsid w:val="00F321AA"/>
    <w:rsid w:val="00F33D41"/>
    <w:rsid w:val="00F34832"/>
    <w:rsid w:val="00F353E0"/>
    <w:rsid w:val="00F405CA"/>
    <w:rsid w:val="00F40881"/>
    <w:rsid w:val="00F43D30"/>
    <w:rsid w:val="00F4497D"/>
    <w:rsid w:val="00F47E6B"/>
    <w:rsid w:val="00F52DCE"/>
    <w:rsid w:val="00F53514"/>
    <w:rsid w:val="00F54525"/>
    <w:rsid w:val="00F54BEC"/>
    <w:rsid w:val="00F54F40"/>
    <w:rsid w:val="00F60688"/>
    <w:rsid w:val="00F62488"/>
    <w:rsid w:val="00F64654"/>
    <w:rsid w:val="00F66FE7"/>
    <w:rsid w:val="00F739C2"/>
    <w:rsid w:val="00F74035"/>
    <w:rsid w:val="00F74AFC"/>
    <w:rsid w:val="00F76C40"/>
    <w:rsid w:val="00F80F93"/>
    <w:rsid w:val="00F85651"/>
    <w:rsid w:val="00F944E2"/>
    <w:rsid w:val="00F962B1"/>
    <w:rsid w:val="00F96B5D"/>
    <w:rsid w:val="00F971EC"/>
    <w:rsid w:val="00FA2E30"/>
    <w:rsid w:val="00FA3BD5"/>
    <w:rsid w:val="00FA4641"/>
    <w:rsid w:val="00FA5A58"/>
    <w:rsid w:val="00FB0B71"/>
    <w:rsid w:val="00FB18C7"/>
    <w:rsid w:val="00FB63FA"/>
    <w:rsid w:val="00FC0330"/>
    <w:rsid w:val="00FC3636"/>
    <w:rsid w:val="00FC7949"/>
    <w:rsid w:val="00FD1FD6"/>
    <w:rsid w:val="00FD3F0E"/>
    <w:rsid w:val="00FE0256"/>
    <w:rsid w:val="00FE2A5E"/>
    <w:rsid w:val="00FE3417"/>
    <w:rsid w:val="00FE579E"/>
    <w:rsid w:val="00FF0B85"/>
    <w:rsid w:val="00FF0F18"/>
    <w:rsid w:val="00FF169F"/>
    <w:rsid w:val="00FF46E8"/>
    <w:rsid w:val="00FF5437"/>
    <w:rsid w:val="0CC74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2132406"/>
  <w14:defaultImageDpi w14:val="32767"/>
  <w15:chartTrackingRefBased/>
  <w15:docId w15:val="{8E81B2BE-2FCA-487E-9B1A-E9B1951B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50B5"/>
    <w:pPr>
      <w:spacing w:after="160" w:line="276" w:lineRule="auto"/>
    </w:pPr>
    <w:rPr>
      <w:rFonts w:eastAsiaTheme="minorEastAsia"/>
      <w:sz w:val="21"/>
      <w:szCs w:val="21"/>
    </w:rPr>
  </w:style>
  <w:style w:type="paragraph" w:styleId="Heading1">
    <w:name w:val="heading 1"/>
    <w:basedOn w:val="Normal"/>
    <w:next w:val="Normal"/>
    <w:link w:val="Heading1Char"/>
    <w:uiPriority w:val="9"/>
    <w:qFormat/>
    <w:rsid w:val="001C0DD6"/>
    <w:pPr>
      <w:keepNext/>
      <w:keepLines/>
      <w:spacing w:before="240" w:after="0"/>
      <w:outlineLvl w:val="0"/>
    </w:pPr>
    <w:rPr>
      <w:rFonts w:asciiTheme="majorHAnsi" w:eastAsiaTheme="majorEastAsia" w:hAnsiTheme="majorHAnsi" w:cstheme="majorBidi"/>
      <w:color w:val="629F44"/>
      <w:sz w:val="32"/>
      <w:szCs w:val="32"/>
    </w:rPr>
  </w:style>
  <w:style w:type="paragraph" w:styleId="Heading2">
    <w:name w:val="heading 2"/>
    <w:basedOn w:val="Normal"/>
    <w:next w:val="Normal"/>
    <w:link w:val="Heading2Char"/>
    <w:uiPriority w:val="9"/>
    <w:unhideWhenUsed/>
    <w:qFormat/>
    <w:rsid w:val="001C0DD6"/>
    <w:pPr>
      <w:keepNext/>
      <w:keepLines/>
      <w:spacing w:before="40" w:after="0"/>
      <w:outlineLvl w:val="1"/>
    </w:pPr>
    <w:rPr>
      <w:rFonts w:asciiTheme="majorHAnsi" w:eastAsiaTheme="majorEastAsia" w:hAnsiTheme="majorHAnsi" w:cstheme="majorBidi"/>
      <w:color w:val="629F44" w:themeColor="accent1"/>
      <w:sz w:val="26"/>
      <w:szCs w:val="26"/>
    </w:rPr>
  </w:style>
  <w:style w:type="paragraph" w:styleId="Heading3">
    <w:name w:val="heading 3"/>
    <w:basedOn w:val="Normal"/>
    <w:next w:val="Normal"/>
    <w:link w:val="Heading3Char"/>
    <w:uiPriority w:val="9"/>
    <w:unhideWhenUsed/>
    <w:qFormat/>
    <w:rsid w:val="001C0DD6"/>
    <w:pPr>
      <w:keepNext/>
      <w:keepLines/>
      <w:spacing w:before="40" w:after="0"/>
      <w:outlineLvl w:val="2"/>
    </w:pPr>
    <w:rPr>
      <w:rFonts w:asciiTheme="majorHAnsi" w:eastAsiaTheme="majorEastAsia" w:hAnsiTheme="majorHAnsi" w:cstheme="majorBidi"/>
      <w:color w:val="1C3C50" w:themeColor="accent2"/>
      <w:sz w:val="24"/>
      <w:szCs w:val="24"/>
    </w:rPr>
  </w:style>
  <w:style w:type="paragraph" w:styleId="Heading4">
    <w:name w:val="heading 4"/>
    <w:basedOn w:val="Normal"/>
    <w:next w:val="Normal"/>
    <w:link w:val="Heading4Char"/>
    <w:uiPriority w:val="9"/>
    <w:semiHidden/>
    <w:unhideWhenUsed/>
    <w:qFormat/>
    <w:rsid w:val="001C0DD6"/>
    <w:pPr>
      <w:keepNext/>
      <w:keepLines/>
      <w:spacing w:before="40" w:after="0"/>
      <w:outlineLvl w:val="3"/>
    </w:pPr>
    <w:rPr>
      <w:rFonts w:asciiTheme="majorHAnsi" w:eastAsiaTheme="majorEastAsia" w:hAnsiTheme="majorHAnsi" w:cstheme="majorBidi"/>
      <w:i/>
      <w:iCs/>
      <w:color w:val="629F4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0E45A5"/>
    <w:rPr>
      <w:color w:val="4A7733"/>
      <w:u w:val="single"/>
    </w:rPr>
  </w:style>
  <w:style w:type="character" w:customStyle="1" w:styleId="UnresolvedMention1">
    <w:name w:val="Unresolved Mention1"/>
    <w:basedOn w:val="DefaultParagraphFont"/>
    <w:uiPriority w:val="99"/>
    <w:semiHidden/>
    <w:unhideWhenUsed/>
    <w:rsid w:val="00541DC8"/>
    <w:rPr>
      <w:color w:val="808080"/>
      <w:shd w:val="clear" w:color="auto" w:fill="E6E6E6"/>
    </w:rPr>
  </w:style>
  <w:style w:type="paragraph" w:styleId="Title">
    <w:name w:val="Title"/>
    <w:basedOn w:val="Normal"/>
    <w:next w:val="Normal"/>
    <w:link w:val="TitleChar"/>
    <w:uiPriority w:val="10"/>
    <w:qFormat/>
    <w:rsid w:val="006A4562"/>
    <w:pPr>
      <w:spacing w:after="0"/>
      <w:contextualSpacing/>
    </w:pPr>
    <w:rPr>
      <w:rFonts w:asciiTheme="majorHAnsi" w:eastAsiaTheme="majorEastAsia" w:hAnsiTheme="majorHAnsi" w:cstheme="majorBidi"/>
      <w:color w:val="1C3C50" w:themeColor="accent2"/>
      <w:spacing w:val="-10"/>
      <w:kern w:val="28"/>
      <w:sz w:val="56"/>
      <w:szCs w:val="56"/>
    </w:rPr>
  </w:style>
  <w:style w:type="character" w:customStyle="1" w:styleId="TitleChar">
    <w:name w:val="Title Char"/>
    <w:basedOn w:val="DefaultParagraphFont"/>
    <w:link w:val="Title"/>
    <w:uiPriority w:val="10"/>
    <w:rsid w:val="006A4562"/>
    <w:rPr>
      <w:rFonts w:asciiTheme="majorHAnsi" w:eastAsiaTheme="majorEastAsia" w:hAnsiTheme="majorHAnsi" w:cstheme="majorBidi"/>
      <w:color w:val="1C3C50" w:themeColor="accent2"/>
      <w:spacing w:val="-10"/>
      <w:kern w:val="28"/>
      <w:sz w:val="56"/>
      <w:szCs w:val="56"/>
    </w:rPr>
  </w:style>
  <w:style w:type="character" w:customStyle="1" w:styleId="Heading1Char">
    <w:name w:val="Heading 1 Char"/>
    <w:basedOn w:val="DefaultParagraphFont"/>
    <w:link w:val="Heading1"/>
    <w:uiPriority w:val="9"/>
    <w:rsid w:val="001C0DD6"/>
    <w:rPr>
      <w:rFonts w:asciiTheme="majorHAnsi" w:eastAsiaTheme="majorEastAsia" w:hAnsiTheme="majorHAnsi" w:cstheme="majorBidi"/>
      <w:color w:val="629F44"/>
      <w:sz w:val="32"/>
      <w:szCs w:val="32"/>
    </w:rPr>
  </w:style>
  <w:style w:type="character" w:customStyle="1" w:styleId="Heading3Char">
    <w:name w:val="Heading 3 Char"/>
    <w:basedOn w:val="DefaultParagraphFont"/>
    <w:link w:val="Heading3"/>
    <w:uiPriority w:val="9"/>
    <w:rsid w:val="001C0DD6"/>
    <w:rPr>
      <w:rFonts w:asciiTheme="majorHAnsi" w:eastAsiaTheme="majorEastAsia" w:hAnsiTheme="majorHAnsi" w:cstheme="majorBidi"/>
      <w:color w:val="1C3C50" w:themeColor="accent2"/>
      <w:sz w:val="24"/>
      <w:szCs w:val="24"/>
    </w:rPr>
  </w:style>
  <w:style w:type="character" w:customStyle="1" w:styleId="Heading2Char">
    <w:name w:val="Heading 2 Char"/>
    <w:basedOn w:val="DefaultParagraphFont"/>
    <w:link w:val="Heading2"/>
    <w:uiPriority w:val="9"/>
    <w:rsid w:val="001C0DD6"/>
    <w:rPr>
      <w:rFonts w:asciiTheme="majorHAnsi" w:eastAsiaTheme="majorEastAsia" w:hAnsiTheme="majorHAnsi" w:cstheme="majorBidi"/>
      <w:color w:val="629F44" w:themeColor="accent1"/>
      <w:sz w:val="26"/>
      <w:szCs w:val="26"/>
    </w:rPr>
  </w:style>
  <w:style w:type="character" w:customStyle="1" w:styleId="Heading4Char">
    <w:name w:val="Heading 4 Char"/>
    <w:basedOn w:val="DefaultParagraphFont"/>
    <w:link w:val="Heading4"/>
    <w:uiPriority w:val="9"/>
    <w:semiHidden/>
    <w:rsid w:val="001C0DD6"/>
    <w:rPr>
      <w:rFonts w:asciiTheme="majorHAnsi" w:eastAsiaTheme="majorEastAsia" w:hAnsiTheme="majorHAnsi" w:cstheme="majorBidi"/>
      <w:i/>
      <w:iCs/>
      <w:color w:val="629F44" w:themeColor="accent1"/>
    </w:rPr>
  </w:style>
  <w:style w:type="paragraph" w:styleId="NoSpacing">
    <w:name w:val="No Spacing"/>
    <w:uiPriority w:val="1"/>
    <w:rsid w:val="001C0DD6"/>
    <w:pPr>
      <w:spacing w:after="0"/>
    </w:pPr>
  </w:style>
  <w:style w:type="character" w:styleId="SubtleEmphasis">
    <w:name w:val="Subtle Emphasis"/>
    <w:basedOn w:val="DefaultParagraphFont"/>
    <w:uiPriority w:val="19"/>
    <w:qFormat/>
    <w:rsid w:val="001C0DD6"/>
    <w:rPr>
      <w:i/>
      <w:iCs/>
      <w:color w:val="404040" w:themeColor="text1" w:themeTint="BF"/>
    </w:rPr>
  </w:style>
  <w:style w:type="paragraph" w:styleId="Header">
    <w:name w:val="header"/>
    <w:basedOn w:val="Normal"/>
    <w:link w:val="HeaderChar"/>
    <w:uiPriority w:val="99"/>
    <w:unhideWhenUsed/>
    <w:rsid w:val="009808D6"/>
    <w:pPr>
      <w:tabs>
        <w:tab w:val="center" w:pos="4680"/>
        <w:tab w:val="right" w:pos="9360"/>
      </w:tabs>
      <w:spacing w:after="0"/>
    </w:pPr>
  </w:style>
  <w:style w:type="character" w:customStyle="1" w:styleId="HeaderChar">
    <w:name w:val="Header Char"/>
    <w:basedOn w:val="DefaultParagraphFont"/>
    <w:link w:val="Header"/>
    <w:uiPriority w:val="99"/>
    <w:rsid w:val="009808D6"/>
  </w:style>
  <w:style w:type="paragraph" w:styleId="Footer">
    <w:name w:val="footer"/>
    <w:basedOn w:val="Normal"/>
    <w:link w:val="FooterChar"/>
    <w:uiPriority w:val="99"/>
    <w:unhideWhenUsed/>
    <w:rsid w:val="009808D6"/>
    <w:pPr>
      <w:tabs>
        <w:tab w:val="center" w:pos="4680"/>
        <w:tab w:val="right" w:pos="9360"/>
      </w:tabs>
      <w:spacing w:after="0"/>
    </w:pPr>
  </w:style>
  <w:style w:type="character" w:customStyle="1" w:styleId="FooterChar">
    <w:name w:val="Footer Char"/>
    <w:basedOn w:val="DefaultParagraphFont"/>
    <w:link w:val="Footer"/>
    <w:uiPriority w:val="99"/>
    <w:rsid w:val="009808D6"/>
  </w:style>
  <w:style w:type="table" w:styleId="TableGrid">
    <w:name w:val="Table Grid"/>
    <w:basedOn w:val="TableNormal"/>
    <w:uiPriority w:val="39"/>
    <w:rsid w:val="009808D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aliases w:val="AIRA Table"/>
    <w:basedOn w:val="TableNormal"/>
    <w:uiPriority w:val="48"/>
    <w:rsid w:val="009808D6"/>
    <w:pPr>
      <w:spacing w:after="0"/>
    </w:pPr>
    <w:tblPr>
      <w:tblStyleRowBandSize w:val="1"/>
      <w:tblStyleColBandSize w:val="1"/>
      <w:tblBorders>
        <w:top w:val="single" w:sz="4" w:space="0" w:color="1C3C50" w:themeColor="accent2"/>
        <w:left w:val="single" w:sz="4" w:space="0" w:color="1C3C50" w:themeColor="accent2"/>
        <w:bottom w:val="single" w:sz="4" w:space="0" w:color="1C3C50" w:themeColor="accent2"/>
        <w:right w:val="single" w:sz="4" w:space="0" w:color="1C3C50" w:themeColor="accent2"/>
      </w:tblBorders>
    </w:tblPr>
    <w:tblStylePr w:type="firstRow">
      <w:rPr>
        <w:b/>
        <w:bCs/>
        <w:color w:val="FFFFFF" w:themeColor="background1"/>
      </w:rPr>
      <w:tblPr/>
      <w:tcPr>
        <w:shd w:val="clear" w:color="auto" w:fill="1C3C50" w:themeFill="accent2"/>
      </w:tcPr>
    </w:tblStylePr>
    <w:tblStylePr w:type="lastRow">
      <w:rPr>
        <w:b/>
        <w:bCs/>
      </w:rPr>
      <w:tblPr/>
      <w:tcPr>
        <w:tcBorders>
          <w:top w:val="double" w:sz="4" w:space="0" w:color="1C3C5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3C50" w:themeColor="accent2"/>
          <w:right w:val="single" w:sz="4" w:space="0" w:color="1C3C50" w:themeColor="accent2"/>
        </w:tcBorders>
      </w:tcPr>
    </w:tblStylePr>
    <w:tblStylePr w:type="band1Horz">
      <w:tblPr/>
      <w:tcPr>
        <w:shd w:val="clear" w:color="auto" w:fill="F2F2F2" w:themeFill="accent6"/>
      </w:tcPr>
    </w:tblStylePr>
    <w:tblStylePr w:type="band2Horz">
      <w:tblPr/>
      <w:tcPr>
        <w:shd w:val="clear" w:color="auto" w:fill="CCD5DA" w:themeFill="accent3" w:themeFillTint="66"/>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3C50" w:themeColor="accent2"/>
          <w:left w:val="nil"/>
        </w:tcBorders>
      </w:tcPr>
    </w:tblStylePr>
    <w:tblStylePr w:type="swCell">
      <w:tblPr/>
      <w:tcPr>
        <w:tcBorders>
          <w:top w:val="double" w:sz="4" w:space="0" w:color="1C3C50" w:themeColor="accent2"/>
          <w:right w:val="nil"/>
        </w:tcBorders>
      </w:tcPr>
    </w:tblStylePr>
  </w:style>
  <w:style w:type="character" w:styleId="Strong">
    <w:name w:val="Strong"/>
    <w:aliases w:val="Tables &amp; Figures"/>
    <w:basedOn w:val="DefaultParagraphFont"/>
    <w:uiPriority w:val="22"/>
    <w:qFormat/>
    <w:rsid w:val="00E40C31"/>
    <w:rPr>
      <w:rFonts w:asciiTheme="minorHAnsi" w:hAnsiTheme="minorHAnsi"/>
      <w:b/>
      <w:bCs/>
      <w:color w:val="1C3C50" w:themeColor="accent2"/>
      <w:sz w:val="22"/>
    </w:rPr>
  </w:style>
  <w:style w:type="paragraph" w:styleId="ListParagraph">
    <w:name w:val="List Paragraph"/>
    <w:aliases w:val="Indented Paragraph"/>
    <w:basedOn w:val="Normal"/>
    <w:uiPriority w:val="34"/>
    <w:qFormat/>
    <w:rsid w:val="00E40C31"/>
    <w:pPr>
      <w:ind w:left="720"/>
      <w:contextualSpacing/>
    </w:pPr>
  </w:style>
  <w:style w:type="character" w:styleId="Emphasis">
    <w:name w:val="Emphasis"/>
    <w:basedOn w:val="DefaultParagraphFont"/>
    <w:uiPriority w:val="20"/>
    <w:qFormat/>
    <w:rsid w:val="00E40C31"/>
    <w:rPr>
      <w:i/>
      <w:iCs/>
      <w:color w:val="629F44" w:themeColor="accent1"/>
    </w:rPr>
  </w:style>
  <w:style w:type="paragraph" w:styleId="FootnoteText">
    <w:name w:val="footnote text"/>
    <w:basedOn w:val="Normal"/>
    <w:link w:val="FootnoteTextChar"/>
    <w:uiPriority w:val="99"/>
    <w:semiHidden/>
    <w:unhideWhenUsed/>
    <w:rsid w:val="000775B6"/>
    <w:pPr>
      <w:spacing w:after="0"/>
    </w:pPr>
    <w:rPr>
      <w:sz w:val="20"/>
      <w:szCs w:val="20"/>
    </w:rPr>
  </w:style>
  <w:style w:type="character" w:customStyle="1" w:styleId="FootnoteTextChar">
    <w:name w:val="Footnote Text Char"/>
    <w:basedOn w:val="DefaultParagraphFont"/>
    <w:link w:val="FootnoteText"/>
    <w:uiPriority w:val="99"/>
    <w:semiHidden/>
    <w:rsid w:val="000775B6"/>
    <w:rPr>
      <w:sz w:val="20"/>
      <w:szCs w:val="20"/>
    </w:rPr>
  </w:style>
  <w:style w:type="character" w:styleId="FootnoteReference">
    <w:name w:val="footnote reference"/>
    <w:basedOn w:val="DefaultParagraphFont"/>
    <w:uiPriority w:val="99"/>
    <w:semiHidden/>
    <w:unhideWhenUsed/>
    <w:rsid w:val="000775B6"/>
    <w:rPr>
      <w:vertAlign w:val="superscript"/>
    </w:rPr>
  </w:style>
  <w:style w:type="paragraph" w:styleId="TOCHeading">
    <w:name w:val="TOC Heading"/>
    <w:basedOn w:val="Heading1"/>
    <w:next w:val="Normal"/>
    <w:uiPriority w:val="39"/>
    <w:unhideWhenUsed/>
    <w:qFormat/>
    <w:rsid w:val="000775B6"/>
    <w:pPr>
      <w:spacing w:line="259" w:lineRule="auto"/>
      <w:outlineLvl w:val="9"/>
    </w:pPr>
    <w:rPr>
      <w:color w:val="497733" w:themeColor="accent1" w:themeShade="BF"/>
    </w:rPr>
  </w:style>
  <w:style w:type="paragraph" w:styleId="TOC1">
    <w:name w:val="toc 1"/>
    <w:basedOn w:val="Normal"/>
    <w:next w:val="Normal"/>
    <w:autoRedefine/>
    <w:uiPriority w:val="39"/>
    <w:unhideWhenUsed/>
    <w:rsid w:val="00C6064C"/>
    <w:pPr>
      <w:tabs>
        <w:tab w:val="right" w:leader="dot" w:pos="9350"/>
      </w:tabs>
      <w:spacing w:after="100"/>
    </w:pPr>
  </w:style>
  <w:style w:type="paragraph" w:styleId="TOC2">
    <w:name w:val="toc 2"/>
    <w:basedOn w:val="Normal"/>
    <w:next w:val="Normal"/>
    <w:autoRedefine/>
    <w:uiPriority w:val="39"/>
    <w:unhideWhenUsed/>
    <w:rsid w:val="000775B6"/>
    <w:pPr>
      <w:spacing w:after="100"/>
      <w:ind w:left="220"/>
    </w:pPr>
  </w:style>
  <w:style w:type="paragraph" w:styleId="TOC3">
    <w:name w:val="toc 3"/>
    <w:basedOn w:val="Normal"/>
    <w:next w:val="Normal"/>
    <w:autoRedefine/>
    <w:uiPriority w:val="39"/>
    <w:unhideWhenUsed/>
    <w:rsid w:val="000775B6"/>
    <w:pPr>
      <w:spacing w:after="100"/>
      <w:ind w:left="440"/>
    </w:pPr>
  </w:style>
  <w:style w:type="paragraph" w:styleId="Quote">
    <w:name w:val="Quote"/>
    <w:basedOn w:val="Normal"/>
    <w:next w:val="Normal"/>
    <w:link w:val="QuoteChar"/>
    <w:uiPriority w:val="29"/>
    <w:qFormat/>
    <w:rsid w:val="000E31F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31F9"/>
    <w:rPr>
      <w:i/>
      <w:iCs/>
      <w:color w:val="404040" w:themeColor="text1" w:themeTint="BF"/>
    </w:rPr>
  </w:style>
  <w:style w:type="table" w:customStyle="1" w:styleId="AIRA2">
    <w:name w:val="AIRA 2"/>
    <w:basedOn w:val="TableNormal"/>
    <w:uiPriority w:val="99"/>
    <w:rsid w:val="005F212D"/>
    <w:pPr>
      <w:spacing w:after="0"/>
    </w:pPr>
    <w:tblPr>
      <w:tblStyleRow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blStylePr w:type="firstRow">
      <w:rPr>
        <w:b/>
      </w:rPr>
      <w:tblPr/>
      <w:tcPr>
        <w:shd w:val="clear" w:color="auto" w:fill="1C3C50" w:themeFill="accent2"/>
      </w:tcPr>
    </w:tblStylePr>
    <w:tblStylePr w:type="band1Horz">
      <w:tblPr/>
      <w:tcPr>
        <w:shd w:val="clear" w:color="auto" w:fill="F2F2F2" w:themeFill="background1" w:themeFillShade="F2"/>
      </w:tcPr>
    </w:tblStylePr>
    <w:tblStylePr w:type="band2Horz">
      <w:tblPr/>
      <w:tcPr>
        <w:shd w:val="clear" w:color="auto" w:fill="CCD5DA" w:themeFill="accent3" w:themeFillTint="66"/>
      </w:tcPr>
    </w:tblStylePr>
  </w:style>
  <w:style w:type="paragraph" w:customStyle="1" w:styleId="InfoBlue">
    <w:name w:val="InfoBlue"/>
    <w:basedOn w:val="Normal"/>
    <w:next w:val="BodyText"/>
    <w:rsid w:val="00B550B5"/>
    <w:pPr>
      <w:widowControl w:val="0"/>
      <w:spacing w:after="120" w:line="240" w:lineRule="atLeast"/>
      <w:ind w:left="576"/>
      <w:jc w:val="both"/>
    </w:pPr>
    <w:rPr>
      <w:rFonts w:ascii="Times New Roman" w:eastAsia="Times New Roman" w:hAnsi="Times New Roman" w:cs="Times New Roman"/>
      <w:i/>
      <w:color w:val="0000FF"/>
      <w:sz w:val="24"/>
    </w:rPr>
  </w:style>
  <w:style w:type="paragraph" w:styleId="BodyText">
    <w:name w:val="Body Text"/>
    <w:basedOn w:val="Normal"/>
    <w:link w:val="BodyTextChar"/>
    <w:uiPriority w:val="1"/>
    <w:unhideWhenUsed/>
    <w:qFormat/>
    <w:rsid w:val="00B550B5"/>
    <w:pPr>
      <w:spacing w:after="120"/>
    </w:pPr>
  </w:style>
  <w:style w:type="character" w:customStyle="1" w:styleId="BodyTextChar">
    <w:name w:val="Body Text Char"/>
    <w:basedOn w:val="DefaultParagraphFont"/>
    <w:link w:val="BodyText"/>
    <w:uiPriority w:val="1"/>
    <w:rsid w:val="00B550B5"/>
    <w:rPr>
      <w:rFonts w:eastAsiaTheme="minorEastAsia"/>
      <w:sz w:val="21"/>
      <w:szCs w:val="21"/>
    </w:rPr>
  </w:style>
  <w:style w:type="paragraph" w:styleId="BalloonText">
    <w:name w:val="Balloon Text"/>
    <w:basedOn w:val="Normal"/>
    <w:link w:val="BalloonTextChar"/>
    <w:uiPriority w:val="99"/>
    <w:semiHidden/>
    <w:unhideWhenUsed/>
    <w:rsid w:val="000836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3689"/>
    <w:rPr>
      <w:rFonts w:ascii="Segoe UI" w:eastAsiaTheme="minorEastAsia" w:hAnsi="Segoe UI" w:cs="Segoe UI"/>
      <w:sz w:val="18"/>
      <w:szCs w:val="18"/>
    </w:rPr>
  </w:style>
  <w:style w:type="paragraph" w:customStyle="1" w:styleId="paragraph">
    <w:name w:val="paragraph"/>
    <w:basedOn w:val="Normal"/>
    <w:rsid w:val="00A45C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45CD1"/>
  </w:style>
  <w:style w:type="character" w:customStyle="1" w:styleId="eop">
    <w:name w:val="eop"/>
    <w:basedOn w:val="DefaultParagraphFont"/>
    <w:rsid w:val="00A45CD1"/>
  </w:style>
  <w:style w:type="character" w:styleId="CommentReference">
    <w:name w:val="annotation reference"/>
    <w:basedOn w:val="DefaultParagraphFont"/>
    <w:semiHidden/>
    <w:unhideWhenUsed/>
    <w:rsid w:val="00BF414C"/>
    <w:rPr>
      <w:sz w:val="16"/>
      <w:szCs w:val="16"/>
    </w:rPr>
  </w:style>
  <w:style w:type="paragraph" w:styleId="CommentText">
    <w:name w:val="annotation text"/>
    <w:basedOn w:val="Normal"/>
    <w:link w:val="CommentTextChar"/>
    <w:unhideWhenUsed/>
    <w:rsid w:val="00BF414C"/>
    <w:pPr>
      <w:spacing w:line="240" w:lineRule="auto"/>
    </w:pPr>
    <w:rPr>
      <w:sz w:val="20"/>
      <w:szCs w:val="20"/>
    </w:rPr>
  </w:style>
  <w:style w:type="character" w:customStyle="1" w:styleId="CommentTextChar">
    <w:name w:val="Comment Text Char"/>
    <w:basedOn w:val="DefaultParagraphFont"/>
    <w:link w:val="CommentText"/>
    <w:rsid w:val="00BF414C"/>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BF414C"/>
    <w:rPr>
      <w:b/>
      <w:bCs/>
    </w:rPr>
  </w:style>
  <w:style w:type="character" w:customStyle="1" w:styleId="CommentSubjectChar">
    <w:name w:val="Comment Subject Char"/>
    <w:basedOn w:val="CommentTextChar"/>
    <w:link w:val="CommentSubject"/>
    <w:uiPriority w:val="99"/>
    <w:semiHidden/>
    <w:rsid w:val="00BF414C"/>
    <w:rPr>
      <w:rFonts w:eastAsiaTheme="minorEastAsia"/>
      <w:b/>
      <w:bCs/>
      <w:sz w:val="20"/>
      <w:szCs w:val="20"/>
    </w:rPr>
  </w:style>
  <w:style w:type="table" w:styleId="GridTable1Light-Accent1">
    <w:name w:val="Grid Table 1 Light Accent 1"/>
    <w:basedOn w:val="TableNormal"/>
    <w:uiPriority w:val="46"/>
    <w:rsid w:val="00012F19"/>
    <w:pPr>
      <w:spacing w:after="0"/>
    </w:pPr>
    <w:tblPr>
      <w:tblStyleRowBandSize w:val="1"/>
      <w:tblStyleColBandSize w:val="1"/>
      <w:tblBorders>
        <w:top w:val="single" w:sz="4" w:space="0" w:color="BEDDAF" w:themeColor="accent1" w:themeTint="66"/>
        <w:left w:val="single" w:sz="4" w:space="0" w:color="BEDDAF" w:themeColor="accent1" w:themeTint="66"/>
        <w:bottom w:val="single" w:sz="4" w:space="0" w:color="BEDDAF" w:themeColor="accent1" w:themeTint="66"/>
        <w:right w:val="single" w:sz="4" w:space="0" w:color="BEDDAF" w:themeColor="accent1" w:themeTint="66"/>
        <w:insideH w:val="single" w:sz="4" w:space="0" w:color="BEDDAF" w:themeColor="accent1" w:themeTint="66"/>
        <w:insideV w:val="single" w:sz="4" w:space="0" w:color="BEDDAF" w:themeColor="accent1" w:themeTint="66"/>
      </w:tblBorders>
    </w:tblPr>
    <w:tblStylePr w:type="firstRow">
      <w:rPr>
        <w:b/>
        <w:bCs/>
      </w:rPr>
      <w:tblPr/>
      <w:tcPr>
        <w:tcBorders>
          <w:bottom w:val="single" w:sz="12" w:space="0" w:color="9ECC87" w:themeColor="accent1" w:themeTint="99"/>
        </w:tcBorders>
      </w:tcPr>
    </w:tblStylePr>
    <w:tblStylePr w:type="lastRow">
      <w:rPr>
        <w:b/>
        <w:bCs/>
      </w:rPr>
      <w:tblPr/>
      <w:tcPr>
        <w:tcBorders>
          <w:top w:val="double" w:sz="2" w:space="0" w:color="9ECC87"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FB0B71"/>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6">
    <w:name w:val="Grid Table 4 Accent 6"/>
    <w:basedOn w:val="TableNormal"/>
    <w:uiPriority w:val="49"/>
    <w:rsid w:val="00FB0B71"/>
    <w:pPr>
      <w:spacing w:after="0"/>
    </w:pPr>
    <w:tblPr>
      <w:tblStyleRowBandSize w:val="1"/>
      <w:tblStyleColBandSize w:val="1"/>
      <w:tblBorders>
        <w:top w:val="single" w:sz="4" w:space="0" w:color="F7F7F7" w:themeColor="accent6" w:themeTint="99"/>
        <w:left w:val="single" w:sz="4" w:space="0" w:color="F7F7F7" w:themeColor="accent6" w:themeTint="99"/>
        <w:bottom w:val="single" w:sz="4" w:space="0" w:color="F7F7F7" w:themeColor="accent6" w:themeTint="99"/>
        <w:right w:val="single" w:sz="4" w:space="0" w:color="F7F7F7" w:themeColor="accent6" w:themeTint="99"/>
        <w:insideH w:val="single" w:sz="4" w:space="0" w:color="F7F7F7" w:themeColor="accent6" w:themeTint="99"/>
        <w:insideV w:val="single" w:sz="4" w:space="0" w:color="F7F7F7" w:themeColor="accent6" w:themeTint="99"/>
      </w:tblBorders>
    </w:tblPr>
    <w:tblStylePr w:type="firstRow">
      <w:rPr>
        <w:b/>
        <w:bCs/>
        <w:color w:val="FFFFFF" w:themeColor="background1"/>
      </w:rPr>
      <w:tblPr/>
      <w:tcPr>
        <w:tcBorders>
          <w:top w:val="single" w:sz="4" w:space="0" w:color="F2F2F2" w:themeColor="accent6"/>
          <w:left w:val="single" w:sz="4" w:space="0" w:color="F2F2F2" w:themeColor="accent6"/>
          <w:bottom w:val="single" w:sz="4" w:space="0" w:color="F2F2F2" w:themeColor="accent6"/>
          <w:right w:val="single" w:sz="4" w:space="0" w:color="F2F2F2" w:themeColor="accent6"/>
          <w:insideH w:val="nil"/>
          <w:insideV w:val="nil"/>
        </w:tcBorders>
        <w:shd w:val="clear" w:color="auto" w:fill="F2F2F2" w:themeFill="accent6"/>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paragraph" w:styleId="Revision">
    <w:name w:val="Revision"/>
    <w:hidden/>
    <w:uiPriority w:val="99"/>
    <w:semiHidden/>
    <w:rsid w:val="00721040"/>
    <w:pPr>
      <w:spacing w:after="0"/>
    </w:pPr>
    <w:rPr>
      <w:rFonts w:eastAsiaTheme="minorEastAsia"/>
      <w:sz w:val="21"/>
      <w:szCs w:val="21"/>
    </w:rPr>
  </w:style>
  <w:style w:type="character" w:styleId="FollowedHyperlink">
    <w:name w:val="FollowedHyperlink"/>
    <w:basedOn w:val="DefaultParagraphFont"/>
    <w:uiPriority w:val="99"/>
    <w:semiHidden/>
    <w:unhideWhenUsed/>
    <w:rsid w:val="00BE5406"/>
    <w:rPr>
      <w:color w:val="629F44" w:themeColor="followedHyperlink"/>
      <w:u w:val="single"/>
    </w:rPr>
  </w:style>
  <w:style w:type="paragraph" w:customStyle="1" w:styleId="xmsonormal">
    <w:name w:val="x_msonormal"/>
    <w:basedOn w:val="Normal"/>
    <w:rsid w:val="00FF5437"/>
    <w:pPr>
      <w:spacing w:after="0" w:line="240" w:lineRule="auto"/>
    </w:pPr>
    <w:rPr>
      <w:rFonts w:ascii="Calibri" w:hAnsi="Calibri" w:cs="Calibri"/>
      <w:sz w:val="22"/>
      <w:szCs w:val="22"/>
    </w:rPr>
  </w:style>
  <w:style w:type="paragraph" w:styleId="EndnoteText">
    <w:name w:val="endnote text"/>
    <w:basedOn w:val="Normal"/>
    <w:link w:val="EndnoteTextChar"/>
    <w:uiPriority w:val="99"/>
    <w:semiHidden/>
    <w:unhideWhenUsed/>
    <w:rsid w:val="00C576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653"/>
    <w:rPr>
      <w:rFonts w:eastAsiaTheme="minorEastAsia"/>
      <w:sz w:val="20"/>
      <w:szCs w:val="20"/>
    </w:rPr>
  </w:style>
  <w:style w:type="character" w:styleId="EndnoteReference">
    <w:name w:val="endnote reference"/>
    <w:basedOn w:val="DefaultParagraphFont"/>
    <w:uiPriority w:val="99"/>
    <w:semiHidden/>
    <w:unhideWhenUsed/>
    <w:rsid w:val="00C576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9644">
      <w:bodyDiv w:val="1"/>
      <w:marLeft w:val="0"/>
      <w:marRight w:val="0"/>
      <w:marTop w:val="0"/>
      <w:marBottom w:val="0"/>
      <w:divBdr>
        <w:top w:val="none" w:sz="0" w:space="0" w:color="auto"/>
        <w:left w:val="none" w:sz="0" w:space="0" w:color="auto"/>
        <w:bottom w:val="none" w:sz="0" w:space="0" w:color="auto"/>
        <w:right w:val="none" w:sz="0" w:space="0" w:color="auto"/>
      </w:divBdr>
    </w:div>
    <w:div w:id="15621515">
      <w:bodyDiv w:val="1"/>
      <w:marLeft w:val="0"/>
      <w:marRight w:val="0"/>
      <w:marTop w:val="0"/>
      <w:marBottom w:val="0"/>
      <w:divBdr>
        <w:top w:val="none" w:sz="0" w:space="0" w:color="auto"/>
        <w:left w:val="none" w:sz="0" w:space="0" w:color="auto"/>
        <w:bottom w:val="none" w:sz="0" w:space="0" w:color="auto"/>
        <w:right w:val="none" w:sz="0" w:space="0" w:color="auto"/>
      </w:divBdr>
    </w:div>
    <w:div w:id="26952585">
      <w:bodyDiv w:val="1"/>
      <w:marLeft w:val="0"/>
      <w:marRight w:val="0"/>
      <w:marTop w:val="0"/>
      <w:marBottom w:val="0"/>
      <w:divBdr>
        <w:top w:val="none" w:sz="0" w:space="0" w:color="auto"/>
        <w:left w:val="none" w:sz="0" w:space="0" w:color="auto"/>
        <w:bottom w:val="none" w:sz="0" w:space="0" w:color="auto"/>
        <w:right w:val="none" w:sz="0" w:space="0" w:color="auto"/>
      </w:divBdr>
      <w:divsChild>
        <w:div w:id="1225334289">
          <w:marLeft w:val="0"/>
          <w:marRight w:val="0"/>
          <w:marTop w:val="0"/>
          <w:marBottom w:val="0"/>
          <w:divBdr>
            <w:top w:val="none" w:sz="0" w:space="0" w:color="auto"/>
            <w:left w:val="none" w:sz="0" w:space="0" w:color="auto"/>
            <w:bottom w:val="none" w:sz="0" w:space="0" w:color="auto"/>
            <w:right w:val="none" w:sz="0" w:space="0" w:color="auto"/>
          </w:divBdr>
        </w:div>
      </w:divsChild>
    </w:div>
    <w:div w:id="35859443">
      <w:bodyDiv w:val="1"/>
      <w:marLeft w:val="0"/>
      <w:marRight w:val="0"/>
      <w:marTop w:val="0"/>
      <w:marBottom w:val="0"/>
      <w:divBdr>
        <w:top w:val="none" w:sz="0" w:space="0" w:color="auto"/>
        <w:left w:val="none" w:sz="0" w:space="0" w:color="auto"/>
        <w:bottom w:val="none" w:sz="0" w:space="0" w:color="auto"/>
        <w:right w:val="none" w:sz="0" w:space="0" w:color="auto"/>
      </w:divBdr>
    </w:div>
    <w:div w:id="84306296">
      <w:bodyDiv w:val="1"/>
      <w:marLeft w:val="0"/>
      <w:marRight w:val="0"/>
      <w:marTop w:val="0"/>
      <w:marBottom w:val="0"/>
      <w:divBdr>
        <w:top w:val="none" w:sz="0" w:space="0" w:color="auto"/>
        <w:left w:val="none" w:sz="0" w:space="0" w:color="auto"/>
        <w:bottom w:val="none" w:sz="0" w:space="0" w:color="auto"/>
        <w:right w:val="none" w:sz="0" w:space="0" w:color="auto"/>
      </w:divBdr>
    </w:div>
    <w:div w:id="118962746">
      <w:bodyDiv w:val="1"/>
      <w:marLeft w:val="0"/>
      <w:marRight w:val="0"/>
      <w:marTop w:val="0"/>
      <w:marBottom w:val="0"/>
      <w:divBdr>
        <w:top w:val="none" w:sz="0" w:space="0" w:color="auto"/>
        <w:left w:val="none" w:sz="0" w:space="0" w:color="auto"/>
        <w:bottom w:val="none" w:sz="0" w:space="0" w:color="auto"/>
        <w:right w:val="none" w:sz="0" w:space="0" w:color="auto"/>
      </w:divBdr>
    </w:div>
    <w:div w:id="204568371">
      <w:bodyDiv w:val="1"/>
      <w:marLeft w:val="0"/>
      <w:marRight w:val="0"/>
      <w:marTop w:val="0"/>
      <w:marBottom w:val="0"/>
      <w:divBdr>
        <w:top w:val="none" w:sz="0" w:space="0" w:color="auto"/>
        <w:left w:val="none" w:sz="0" w:space="0" w:color="auto"/>
        <w:bottom w:val="none" w:sz="0" w:space="0" w:color="auto"/>
        <w:right w:val="none" w:sz="0" w:space="0" w:color="auto"/>
      </w:divBdr>
    </w:div>
    <w:div w:id="214973989">
      <w:bodyDiv w:val="1"/>
      <w:marLeft w:val="0"/>
      <w:marRight w:val="0"/>
      <w:marTop w:val="0"/>
      <w:marBottom w:val="0"/>
      <w:divBdr>
        <w:top w:val="none" w:sz="0" w:space="0" w:color="auto"/>
        <w:left w:val="none" w:sz="0" w:space="0" w:color="auto"/>
        <w:bottom w:val="none" w:sz="0" w:space="0" w:color="auto"/>
        <w:right w:val="none" w:sz="0" w:space="0" w:color="auto"/>
      </w:divBdr>
    </w:div>
    <w:div w:id="249582930">
      <w:bodyDiv w:val="1"/>
      <w:marLeft w:val="0"/>
      <w:marRight w:val="0"/>
      <w:marTop w:val="0"/>
      <w:marBottom w:val="0"/>
      <w:divBdr>
        <w:top w:val="none" w:sz="0" w:space="0" w:color="auto"/>
        <w:left w:val="none" w:sz="0" w:space="0" w:color="auto"/>
        <w:bottom w:val="none" w:sz="0" w:space="0" w:color="auto"/>
        <w:right w:val="none" w:sz="0" w:space="0" w:color="auto"/>
      </w:divBdr>
    </w:div>
    <w:div w:id="254092529">
      <w:bodyDiv w:val="1"/>
      <w:marLeft w:val="0"/>
      <w:marRight w:val="0"/>
      <w:marTop w:val="0"/>
      <w:marBottom w:val="0"/>
      <w:divBdr>
        <w:top w:val="none" w:sz="0" w:space="0" w:color="auto"/>
        <w:left w:val="none" w:sz="0" w:space="0" w:color="auto"/>
        <w:bottom w:val="none" w:sz="0" w:space="0" w:color="auto"/>
        <w:right w:val="none" w:sz="0" w:space="0" w:color="auto"/>
      </w:divBdr>
    </w:div>
    <w:div w:id="256905166">
      <w:bodyDiv w:val="1"/>
      <w:marLeft w:val="0"/>
      <w:marRight w:val="0"/>
      <w:marTop w:val="0"/>
      <w:marBottom w:val="0"/>
      <w:divBdr>
        <w:top w:val="none" w:sz="0" w:space="0" w:color="auto"/>
        <w:left w:val="none" w:sz="0" w:space="0" w:color="auto"/>
        <w:bottom w:val="none" w:sz="0" w:space="0" w:color="auto"/>
        <w:right w:val="none" w:sz="0" w:space="0" w:color="auto"/>
      </w:divBdr>
    </w:div>
    <w:div w:id="262616308">
      <w:bodyDiv w:val="1"/>
      <w:marLeft w:val="0"/>
      <w:marRight w:val="0"/>
      <w:marTop w:val="0"/>
      <w:marBottom w:val="0"/>
      <w:divBdr>
        <w:top w:val="none" w:sz="0" w:space="0" w:color="auto"/>
        <w:left w:val="none" w:sz="0" w:space="0" w:color="auto"/>
        <w:bottom w:val="none" w:sz="0" w:space="0" w:color="auto"/>
        <w:right w:val="none" w:sz="0" w:space="0" w:color="auto"/>
      </w:divBdr>
    </w:div>
    <w:div w:id="277218793">
      <w:bodyDiv w:val="1"/>
      <w:marLeft w:val="0"/>
      <w:marRight w:val="0"/>
      <w:marTop w:val="0"/>
      <w:marBottom w:val="0"/>
      <w:divBdr>
        <w:top w:val="none" w:sz="0" w:space="0" w:color="auto"/>
        <w:left w:val="none" w:sz="0" w:space="0" w:color="auto"/>
        <w:bottom w:val="none" w:sz="0" w:space="0" w:color="auto"/>
        <w:right w:val="none" w:sz="0" w:space="0" w:color="auto"/>
      </w:divBdr>
    </w:div>
    <w:div w:id="305091053">
      <w:bodyDiv w:val="1"/>
      <w:marLeft w:val="0"/>
      <w:marRight w:val="0"/>
      <w:marTop w:val="0"/>
      <w:marBottom w:val="0"/>
      <w:divBdr>
        <w:top w:val="none" w:sz="0" w:space="0" w:color="auto"/>
        <w:left w:val="none" w:sz="0" w:space="0" w:color="auto"/>
        <w:bottom w:val="none" w:sz="0" w:space="0" w:color="auto"/>
        <w:right w:val="none" w:sz="0" w:space="0" w:color="auto"/>
      </w:divBdr>
    </w:div>
    <w:div w:id="320932292">
      <w:bodyDiv w:val="1"/>
      <w:marLeft w:val="0"/>
      <w:marRight w:val="0"/>
      <w:marTop w:val="0"/>
      <w:marBottom w:val="0"/>
      <w:divBdr>
        <w:top w:val="none" w:sz="0" w:space="0" w:color="auto"/>
        <w:left w:val="none" w:sz="0" w:space="0" w:color="auto"/>
        <w:bottom w:val="none" w:sz="0" w:space="0" w:color="auto"/>
        <w:right w:val="none" w:sz="0" w:space="0" w:color="auto"/>
      </w:divBdr>
    </w:div>
    <w:div w:id="376125472">
      <w:bodyDiv w:val="1"/>
      <w:marLeft w:val="0"/>
      <w:marRight w:val="0"/>
      <w:marTop w:val="0"/>
      <w:marBottom w:val="0"/>
      <w:divBdr>
        <w:top w:val="none" w:sz="0" w:space="0" w:color="auto"/>
        <w:left w:val="none" w:sz="0" w:space="0" w:color="auto"/>
        <w:bottom w:val="none" w:sz="0" w:space="0" w:color="auto"/>
        <w:right w:val="none" w:sz="0" w:space="0" w:color="auto"/>
      </w:divBdr>
    </w:div>
    <w:div w:id="406539053">
      <w:bodyDiv w:val="1"/>
      <w:marLeft w:val="0"/>
      <w:marRight w:val="0"/>
      <w:marTop w:val="0"/>
      <w:marBottom w:val="0"/>
      <w:divBdr>
        <w:top w:val="none" w:sz="0" w:space="0" w:color="auto"/>
        <w:left w:val="none" w:sz="0" w:space="0" w:color="auto"/>
        <w:bottom w:val="none" w:sz="0" w:space="0" w:color="auto"/>
        <w:right w:val="none" w:sz="0" w:space="0" w:color="auto"/>
      </w:divBdr>
    </w:div>
    <w:div w:id="407506214">
      <w:bodyDiv w:val="1"/>
      <w:marLeft w:val="0"/>
      <w:marRight w:val="0"/>
      <w:marTop w:val="0"/>
      <w:marBottom w:val="0"/>
      <w:divBdr>
        <w:top w:val="none" w:sz="0" w:space="0" w:color="auto"/>
        <w:left w:val="none" w:sz="0" w:space="0" w:color="auto"/>
        <w:bottom w:val="none" w:sz="0" w:space="0" w:color="auto"/>
        <w:right w:val="none" w:sz="0" w:space="0" w:color="auto"/>
      </w:divBdr>
    </w:div>
    <w:div w:id="429471674">
      <w:bodyDiv w:val="1"/>
      <w:marLeft w:val="0"/>
      <w:marRight w:val="0"/>
      <w:marTop w:val="0"/>
      <w:marBottom w:val="0"/>
      <w:divBdr>
        <w:top w:val="none" w:sz="0" w:space="0" w:color="auto"/>
        <w:left w:val="none" w:sz="0" w:space="0" w:color="auto"/>
        <w:bottom w:val="none" w:sz="0" w:space="0" w:color="auto"/>
        <w:right w:val="none" w:sz="0" w:space="0" w:color="auto"/>
      </w:divBdr>
    </w:div>
    <w:div w:id="438450325">
      <w:bodyDiv w:val="1"/>
      <w:marLeft w:val="0"/>
      <w:marRight w:val="0"/>
      <w:marTop w:val="0"/>
      <w:marBottom w:val="0"/>
      <w:divBdr>
        <w:top w:val="none" w:sz="0" w:space="0" w:color="auto"/>
        <w:left w:val="none" w:sz="0" w:space="0" w:color="auto"/>
        <w:bottom w:val="none" w:sz="0" w:space="0" w:color="auto"/>
        <w:right w:val="none" w:sz="0" w:space="0" w:color="auto"/>
      </w:divBdr>
    </w:div>
    <w:div w:id="469829386">
      <w:bodyDiv w:val="1"/>
      <w:marLeft w:val="0"/>
      <w:marRight w:val="0"/>
      <w:marTop w:val="0"/>
      <w:marBottom w:val="0"/>
      <w:divBdr>
        <w:top w:val="none" w:sz="0" w:space="0" w:color="auto"/>
        <w:left w:val="none" w:sz="0" w:space="0" w:color="auto"/>
        <w:bottom w:val="none" w:sz="0" w:space="0" w:color="auto"/>
        <w:right w:val="none" w:sz="0" w:space="0" w:color="auto"/>
      </w:divBdr>
    </w:div>
    <w:div w:id="492330963">
      <w:bodyDiv w:val="1"/>
      <w:marLeft w:val="0"/>
      <w:marRight w:val="0"/>
      <w:marTop w:val="0"/>
      <w:marBottom w:val="0"/>
      <w:divBdr>
        <w:top w:val="none" w:sz="0" w:space="0" w:color="auto"/>
        <w:left w:val="none" w:sz="0" w:space="0" w:color="auto"/>
        <w:bottom w:val="none" w:sz="0" w:space="0" w:color="auto"/>
        <w:right w:val="none" w:sz="0" w:space="0" w:color="auto"/>
      </w:divBdr>
    </w:div>
    <w:div w:id="531723803">
      <w:bodyDiv w:val="1"/>
      <w:marLeft w:val="0"/>
      <w:marRight w:val="0"/>
      <w:marTop w:val="0"/>
      <w:marBottom w:val="0"/>
      <w:divBdr>
        <w:top w:val="none" w:sz="0" w:space="0" w:color="auto"/>
        <w:left w:val="none" w:sz="0" w:space="0" w:color="auto"/>
        <w:bottom w:val="none" w:sz="0" w:space="0" w:color="auto"/>
        <w:right w:val="none" w:sz="0" w:space="0" w:color="auto"/>
      </w:divBdr>
      <w:divsChild>
        <w:div w:id="1979071402">
          <w:marLeft w:val="0"/>
          <w:marRight w:val="0"/>
          <w:marTop w:val="0"/>
          <w:marBottom w:val="0"/>
          <w:divBdr>
            <w:top w:val="none" w:sz="0" w:space="0" w:color="auto"/>
            <w:left w:val="none" w:sz="0" w:space="0" w:color="auto"/>
            <w:bottom w:val="none" w:sz="0" w:space="0" w:color="auto"/>
            <w:right w:val="none" w:sz="0" w:space="0" w:color="auto"/>
          </w:divBdr>
        </w:div>
        <w:div w:id="2011710789">
          <w:marLeft w:val="0"/>
          <w:marRight w:val="0"/>
          <w:marTop w:val="0"/>
          <w:marBottom w:val="0"/>
          <w:divBdr>
            <w:top w:val="none" w:sz="0" w:space="0" w:color="auto"/>
            <w:left w:val="none" w:sz="0" w:space="0" w:color="auto"/>
            <w:bottom w:val="none" w:sz="0" w:space="0" w:color="auto"/>
            <w:right w:val="none" w:sz="0" w:space="0" w:color="auto"/>
          </w:divBdr>
        </w:div>
        <w:div w:id="2063824190">
          <w:marLeft w:val="0"/>
          <w:marRight w:val="0"/>
          <w:marTop w:val="0"/>
          <w:marBottom w:val="0"/>
          <w:divBdr>
            <w:top w:val="none" w:sz="0" w:space="0" w:color="auto"/>
            <w:left w:val="none" w:sz="0" w:space="0" w:color="auto"/>
            <w:bottom w:val="none" w:sz="0" w:space="0" w:color="auto"/>
            <w:right w:val="none" w:sz="0" w:space="0" w:color="auto"/>
          </w:divBdr>
        </w:div>
        <w:div w:id="1739590191">
          <w:marLeft w:val="0"/>
          <w:marRight w:val="0"/>
          <w:marTop w:val="0"/>
          <w:marBottom w:val="0"/>
          <w:divBdr>
            <w:top w:val="none" w:sz="0" w:space="0" w:color="auto"/>
            <w:left w:val="none" w:sz="0" w:space="0" w:color="auto"/>
            <w:bottom w:val="none" w:sz="0" w:space="0" w:color="auto"/>
            <w:right w:val="none" w:sz="0" w:space="0" w:color="auto"/>
          </w:divBdr>
        </w:div>
        <w:div w:id="1258978446">
          <w:marLeft w:val="0"/>
          <w:marRight w:val="0"/>
          <w:marTop w:val="0"/>
          <w:marBottom w:val="0"/>
          <w:divBdr>
            <w:top w:val="none" w:sz="0" w:space="0" w:color="auto"/>
            <w:left w:val="none" w:sz="0" w:space="0" w:color="auto"/>
            <w:bottom w:val="none" w:sz="0" w:space="0" w:color="auto"/>
            <w:right w:val="none" w:sz="0" w:space="0" w:color="auto"/>
          </w:divBdr>
        </w:div>
        <w:div w:id="79647044">
          <w:marLeft w:val="0"/>
          <w:marRight w:val="0"/>
          <w:marTop w:val="0"/>
          <w:marBottom w:val="0"/>
          <w:divBdr>
            <w:top w:val="none" w:sz="0" w:space="0" w:color="auto"/>
            <w:left w:val="none" w:sz="0" w:space="0" w:color="auto"/>
            <w:bottom w:val="none" w:sz="0" w:space="0" w:color="auto"/>
            <w:right w:val="none" w:sz="0" w:space="0" w:color="auto"/>
          </w:divBdr>
        </w:div>
        <w:div w:id="815341365">
          <w:marLeft w:val="0"/>
          <w:marRight w:val="0"/>
          <w:marTop w:val="0"/>
          <w:marBottom w:val="0"/>
          <w:divBdr>
            <w:top w:val="none" w:sz="0" w:space="0" w:color="auto"/>
            <w:left w:val="none" w:sz="0" w:space="0" w:color="auto"/>
            <w:bottom w:val="none" w:sz="0" w:space="0" w:color="auto"/>
            <w:right w:val="none" w:sz="0" w:space="0" w:color="auto"/>
          </w:divBdr>
        </w:div>
        <w:div w:id="931862952">
          <w:marLeft w:val="0"/>
          <w:marRight w:val="0"/>
          <w:marTop w:val="0"/>
          <w:marBottom w:val="0"/>
          <w:divBdr>
            <w:top w:val="none" w:sz="0" w:space="0" w:color="auto"/>
            <w:left w:val="none" w:sz="0" w:space="0" w:color="auto"/>
            <w:bottom w:val="none" w:sz="0" w:space="0" w:color="auto"/>
            <w:right w:val="none" w:sz="0" w:space="0" w:color="auto"/>
          </w:divBdr>
        </w:div>
        <w:div w:id="1624579505">
          <w:marLeft w:val="0"/>
          <w:marRight w:val="0"/>
          <w:marTop w:val="0"/>
          <w:marBottom w:val="0"/>
          <w:divBdr>
            <w:top w:val="none" w:sz="0" w:space="0" w:color="auto"/>
            <w:left w:val="none" w:sz="0" w:space="0" w:color="auto"/>
            <w:bottom w:val="none" w:sz="0" w:space="0" w:color="auto"/>
            <w:right w:val="none" w:sz="0" w:space="0" w:color="auto"/>
          </w:divBdr>
        </w:div>
        <w:div w:id="257563374">
          <w:marLeft w:val="0"/>
          <w:marRight w:val="0"/>
          <w:marTop w:val="0"/>
          <w:marBottom w:val="0"/>
          <w:divBdr>
            <w:top w:val="none" w:sz="0" w:space="0" w:color="auto"/>
            <w:left w:val="none" w:sz="0" w:space="0" w:color="auto"/>
            <w:bottom w:val="none" w:sz="0" w:space="0" w:color="auto"/>
            <w:right w:val="none" w:sz="0" w:space="0" w:color="auto"/>
          </w:divBdr>
        </w:div>
        <w:div w:id="827942977">
          <w:marLeft w:val="0"/>
          <w:marRight w:val="0"/>
          <w:marTop w:val="0"/>
          <w:marBottom w:val="0"/>
          <w:divBdr>
            <w:top w:val="none" w:sz="0" w:space="0" w:color="auto"/>
            <w:left w:val="none" w:sz="0" w:space="0" w:color="auto"/>
            <w:bottom w:val="none" w:sz="0" w:space="0" w:color="auto"/>
            <w:right w:val="none" w:sz="0" w:space="0" w:color="auto"/>
          </w:divBdr>
        </w:div>
      </w:divsChild>
    </w:div>
    <w:div w:id="545681836">
      <w:bodyDiv w:val="1"/>
      <w:marLeft w:val="0"/>
      <w:marRight w:val="0"/>
      <w:marTop w:val="0"/>
      <w:marBottom w:val="0"/>
      <w:divBdr>
        <w:top w:val="none" w:sz="0" w:space="0" w:color="auto"/>
        <w:left w:val="none" w:sz="0" w:space="0" w:color="auto"/>
        <w:bottom w:val="none" w:sz="0" w:space="0" w:color="auto"/>
        <w:right w:val="none" w:sz="0" w:space="0" w:color="auto"/>
      </w:divBdr>
    </w:div>
    <w:div w:id="607196147">
      <w:bodyDiv w:val="1"/>
      <w:marLeft w:val="0"/>
      <w:marRight w:val="0"/>
      <w:marTop w:val="0"/>
      <w:marBottom w:val="0"/>
      <w:divBdr>
        <w:top w:val="none" w:sz="0" w:space="0" w:color="auto"/>
        <w:left w:val="none" w:sz="0" w:space="0" w:color="auto"/>
        <w:bottom w:val="none" w:sz="0" w:space="0" w:color="auto"/>
        <w:right w:val="none" w:sz="0" w:space="0" w:color="auto"/>
      </w:divBdr>
    </w:div>
    <w:div w:id="721366714">
      <w:bodyDiv w:val="1"/>
      <w:marLeft w:val="0"/>
      <w:marRight w:val="0"/>
      <w:marTop w:val="0"/>
      <w:marBottom w:val="0"/>
      <w:divBdr>
        <w:top w:val="none" w:sz="0" w:space="0" w:color="auto"/>
        <w:left w:val="none" w:sz="0" w:space="0" w:color="auto"/>
        <w:bottom w:val="none" w:sz="0" w:space="0" w:color="auto"/>
        <w:right w:val="none" w:sz="0" w:space="0" w:color="auto"/>
      </w:divBdr>
    </w:div>
    <w:div w:id="734746144">
      <w:bodyDiv w:val="1"/>
      <w:marLeft w:val="0"/>
      <w:marRight w:val="0"/>
      <w:marTop w:val="0"/>
      <w:marBottom w:val="0"/>
      <w:divBdr>
        <w:top w:val="none" w:sz="0" w:space="0" w:color="auto"/>
        <w:left w:val="none" w:sz="0" w:space="0" w:color="auto"/>
        <w:bottom w:val="none" w:sz="0" w:space="0" w:color="auto"/>
        <w:right w:val="none" w:sz="0" w:space="0" w:color="auto"/>
      </w:divBdr>
    </w:div>
    <w:div w:id="739252447">
      <w:bodyDiv w:val="1"/>
      <w:marLeft w:val="0"/>
      <w:marRight w:val="0"/>
      <w:marTop w:val="0"/>
      <w:marBottom w:val="0"/>
      <w:divBdr>
        <w:top w:val="none" w:sz="0" w:space="0" w:color="auto"/>
        <w:left w:val="none" w:sz="0" w:space="0" w:color="auto"/>
        <w:bottom w:val="none" w:sz="0" w:space="0" w:color="auto"/>
        <w:right w:val="none" w:sz="0" w:space="0" w:color="auto"/>
      </w:divBdr>
    </w:div>
    <w:div w:id="767506687">
      <w:bodyDiv w:val="1"/>
      <w:marLeft w:val="0"/>
      <w:marRight w:val="0"/>
      <w:marTop w:val="0"/>
      <w:marBottom w:val="0"/>
      <w:divBdr>
        <w:top w:val="none" w:sz="0" w:space="0" w:color="auto"/>
        <w:left w:val="none" w:sz="0" w:space="0" w:color="auto"/>
        <w:bottom w:val="none" w:sz="0" w:space="0" w:color="auto"/>
        <w:right w:val="none" w:sz="0" w:space="0" w:color="auto"/>
      </w:divBdr>
    </w:div>
    <w:div w:id="799111977">
      <w:bodyDiv w:val="1"/>
      <w:marLeft w:val="0"/>
      <w:marRight w:val="0"/>
      <w:marTop w:val="0"/>
      <w:marBottom w:val="0"/>
      <w:divBdr>
        <w:top w:val="none" w:sz="0" w:space="0" w:color="auto"/>
        <w:left w:val="none" w:sz="0" w:space="0" w:color="auto"/>
        <w:bottom w:val="none" w:sz="0" w:space="0" w:color="auto"/>
        <w:right w:val="none" w:sz="0" w:space="0" w:color="auto"/>
      </w:divBdr>
    </w:div>
    <w:div w:id="898173937">
      <w:bodyDiv w:val="1"/>
      <w:marLeft w:val="0"/>
      <w:marRight w:val="0"/>
      <w:marTop w:val="0"/>
      <w:marBottom w:val="0"/>
      <w:divBdr>
        <w:top w:val="none" w:sz="0" w:space="0" w:color="auto"/>
        <w:left w:val="none" w:sz="0" w:space="0" w:color="auto"/>
        <w:bottom w:val="none" w:sz="0" w:space="0" w:color="auto"/>
        <w:right w:val="none" w:sz="0" w:space="0" w:color="auto"/>
      </w:divBdr>
    </w:div>
    <w:div w:id="913129934">
      <w:bodyDiv w:val="1"/>
      <w:marLeft w:val="0"/>
      <w:marRight w:val="0"/>
      <w:marTop w:val="0"/>
      <w:marBottom w:val="0"/>
      <w:divBdr>
        <w:top w:val="none" w:sz="0" w:space="0" w:color="auto"/>
        <w:left w:val="none" w:sz="0" w:space="0" w:color="auto"/>
        <w:bottom w:val="none" w:sz="0" w:space="0" w:color="auto"/>
        <w:right w:val="none" w:sz="0" w:space="0" w:color="auto"/>
      </w:divBdr>
    </w:div>
    <w:div w:id="1024554236">
      <w:bodyDiv w:val="1"/>
      <w:marLeft w:val="0"/>
      <w:marRight w:val="0"/>
      <w:marTop w:val="0"/>
      <w:marBottom w:val="0"/>
      <w:divBdr>
        <w:top w:val="none" w:sz="0" w:space="0" w:color="auto"/>
        <w:left w:val="none" w:sz="0" w:space="0" w:color="auto"/>
        <w:bottom w:val="none" w:sz="0" w:space="0" w:color="auto"/>
        <w:right w:val="none" w:sz="0" w:space="0" w:color="auto"/>
      </w:divBdr>
    </w:div>
    <w:div w:id="1028989279">
      <w:bodyDiv w:val="1"/>
      <w:marLeft w:val="0"/>
      <w:marRight w:val="0"/>
      <w:marTop w:val="0"/>
      <w:marBottom w:val="0"/>
      <w:divBdr>
        <w:top w:val="none" w:sz="0" w:space="0" w:color="auto"/>
        <w:left w:val="none" w:sz="0" w:space="0" w:color="auto"/>
        <w:bottom w:val="none" w:sz="0" w:space="0" w:color="auto"/>
        <w:right w:val="none" w:sz="0" w:space="0" w:color="auto"/>
      </w:divBdr>
    </w:div>
    <w:div w:id="1037655780">
      <w:bodyDiv w:val="1"/>
      <w:marLeft w:val="0"/>
      <w:marRight w:val="0"/>
      <w:marTop w:val="0"/>
      <w:marBottom w:val="0"/>
      <w:divBdr>
        <w:top w:val="none" w:sz="0" w:space="0" w:color="auto"/>
        <w:left w:val="none" w:sz="0" w:space="0" w:color="auto"/>
        <w:bottom w:val="none" w:sz="0" w:space="0" w:color="auto"/>
        <w:right w:val="none" w:sz="0" w:space="0" w:color="auto"/>
      </w:divBdr>
    </w:div>
    <w:div w:id="1054501687">
      <w:bodyDiv w:val="1"/>
      <w:marLeft w:val="0"/>
      <w:marRight w:val="0"/>
      <w:marTop w:val="0"/>
      <w:marBottom w:val="0"/>
      <w:divBdr>
        <w:top w:val="none" w:sz="0" w:space="0" w:color="auto"/>
        <w:left w:val="none" w:sz="0" w:space="0" w:color="auto"/>
        <w:bottom w:val="none" w:sz="0" w:space="0" w:color="auto"/>
        <w:right w:val="none" w:sz="0" w:space="0" w:color="auto"/>
      </w:divBdr>
    </w:div>
    <w:div w:id="1092505987">
      <w:bodyDiv w:val="1"/>
      <w:marLeft w:val="0"/>
      <w:marRight w:val="0"/>
      <w:marTop w:val="0"/>
      <w:marBottom w:val="0"/>
      <w:divBdr>
        <w:top w:val="none" w:sz="0" w:space="0" w:color="auto"/>
        <w:left w:val="none" w:sz="0" w:space="0" w:color="auto"/>
        <w:bottom w:val="none" w:sz="0" w:space="0" w:color="auto"/>
        <w:right w:val="none" w:sz="0" w:space="0" w:color="auto"/>
      </w:divBdr>
    </w:div>
    <w:div w:id="1146750481">
      <w:bodyDiv w:val="1"/>
      <w:marLeft w:val="0"/>
      <w:marRight w:val="0"/>
      <w:marTop w:val="0"/>
      <w:marBottom w:val="0"/>
      <w:divBdr>
        <w:top w:val="none" w:sz="0" w:space="0" w:color="auto"/>
        <w:left w:val="none" w:sz="0" w:space="0" w:color="auto"/>
        <w:bottom w:val="none" w:sz="0" w:space="0" w:color="auto"/>
        <w:right w:val="none" w:sz="0" w:space="0" w:color="auto"/>
      </w:divBdr>
    </w:div>
    <w:div w:id="1157499002">
      <w:bodyDiv w:val="1"/>
      <w:marLeft w:val="0"/>
      <w:marRight w:val="0"/>
      <w:marTop w:val="0"/>
      <w:marBottom w:val="0"/>
      <w:divBdr>
        <w:top w:val="none" w:sz="0" w:space="0" w:color="auto"/>
        <w:left w:val="none" w:sz="0" w:space="0" w:color="auto"/>
        <w:bottom w:val="none" w:sz="0" w:space="0" w:color="auto"/>
        <w:right w:val="none" w:sz="0" w:space="0" w:color="auto"/>
      </w:divBdr>
    </w:div>
    <w:div w:id="1245139337">
      <w:bodyDiv w:val="1"/>
      <w:marLeft w:val="0"/>
      <w:marRight w:val="0"/>
      <w:marTop w:val="0"/>
      <w:marBottom w:val="0"/>
      <w:divBdr>
        <w:top w:val="none" w:sz="0" w:space="0" w:color="auto"/>
        <w:left w:val="none" w:sz="0" w:space="0" w:color="auto"/>
        <w:bottom w:val="none" w:sz="0" w:space="0" w:color="auto"/>
        <w:right w:val="none" w:sz="0" w:space="0" w:color="auto"/>
      </w:divBdr>
      <w:divsChild>
        <w:div w:id="618800633">
          <w:marLeft w:val="0"/>
          <w:marRight w:val="0"/>
          <w:marTop w:val="0"/>
          <w:marBottom w:val="0"/>
          <w:divBdr>
            <w:top w:val="none" w:sz="0" w:space="0" w:color="auto"/>
            <w:left w:val="none" w:sz="0" w:space="0" w:color="auto"/>
            <w:bottom w:val="none" w:sz="0" w:space="0" w:color="auto"/>
            <w:right w:val="none" w:sz="0" w:space="0" w:color="auto"/>
          </w:divBdr>
        </w:div>
      </w:divsChild>
    </w:div>
    <w:div w:id="1280918806">
      <w:bodyDiv w:val="1"/>
      <w:marLeft w:val="0"/>
      <w:marRight w:val="0"/>
      <w:marTop w:val="0"/>
      <w:marBottom w:val="0"/>
      <w:divBdr>
        <w:top w:val="none" w:sz="0" w:space="0" w:color="auto"/>
        <w:left w:val="none" w:sz="0" w:space="0" w:color="auto"/>
        <w:bottom w:val="none" w:sz="0" w:space="0" w:color="auto"/>
        <w:right w:val="none" w:sz="0" w:space="0" w:color="auto"/>
      </w:divBdr>
    </w:div>
    <w:div w:id="1299455892">
      <w:bodyDiv w:val="1"/>
      <w:marLeft w:val="0"/>
      <w:marRight w:val="0"/>
      <w:marTop w:val="0"/>
      <w:marBottom w:val="0"/>
      <w:divBdr>
        <w:top w:val="none" w:sz="0" w:space="0" w:color="auto"/>
        <w:left w:val="none" w:sz="0" w:space="0" w:color="auto"/>
        <w:bottom w:val="none" w:sz="0" w:space="0" w:color="auto"/>
        <w:right w:val="none" w:sz="0" w:space="0" w:color="auto"/>
      </w:divBdr>
    </w:div>
    <w:div w:id="1307662271">
      <w:bodyDiv w:val="1"/>
      <w:marLeft w:val="0"/>
      <w:marRight w:val="0"/>
      <w:marTop w:val="0"/>
      <w:marBottom w:val="0"/>
      <w:divBdr>
        <w:top w:val="none" w:sz="0" w:space="0" w:color="auto"/>
        <w:left w:val="none" w:sz="0" w:space="0" w:color="auto"/>
        <w:bottom w:val="none" w:sz="0" w:space="0" w:color="auto"/>
        <w:right w:val="none" w:sz="0" w:space="0" w:color="auto"/>
      </w:divBdr>
    </w:div>
    <w:div w:id="1349982798">
      <w:bodyDiv w:val="1"/>
      <w:marLeft w:val="0"/>
      <w:marRight w:val="0"/>
      <w:marTop w:val="0"/>
      <w:marBottom w:val="0"/>
      <w:divBdr>
        <w:top w:val="none" w:sz="0" w:space="0" w:color="auto"/>
        <w:left w:val="none" w:sz="0" w:space="0" w:color="auto"/>
        <w:bottom w:val="none" w:sz="0" w:space="0" w:color="auto"/>
        <w:right w:val="none" w:sz="0" w:space="0" w:color="auto"/>
      </w:divBdr>
    </w:div>
    <w:div w:id="1431118014">
      <w:bodyDiv w:val="1"/>
      <w:marLeft w:val="0"/>
      <w:marRight w:val="0"/>
      <w:marTop w:val="0"/>
      <w:marBottom w:val="0"/>
      <w:divBdr>
        <w:top w:val="none" w:sz="0" w:space="0" w:color="auto"/>
        <w:left w:val="none" w:sz="0" w:space="0" w:color="auto"/>
        <w:bottom w:val="none" w:sz="0" w:space="0" w:color="auto"/>
        <w:right w:val="none" w:sz="0" w:space="0" w:color="auto"/>
      </w:divBdr>
    </w:div>
    <w:div w:id="1435128710">
      <w:bodyDiv w:val="1"/>
      <w:marLeft w:val="0"/>
      <w:marRight w:val="0"/>
      <w:marTop w:val="0"/>
      <w:marBottom w:val="0"/>
      <w:divBdr>
        <w:top w:val="none" w:sz="0" w:space="0" w:color="auto"/>
        <w:left w:val="none" w:sz="0" w:space="0" w:color="auto"/>
        <w:bottom w:val="none" w:sz="0" w:space="0" w:color="auto"/>
        <w:right w:val="none" w:sz="0" w:space="0" w:color="auto"/>
      </w:divBdr>
    </w:div>
    <w:div w:id="1436438208">
      <w:bodyDiv w:val="1"/>
      <w:marLeft w:val="0"/>
      <w:marRight w:val="0"/>
      <w:marTop w:val="0"/>
      <w:marBottom w:val="0"/>
      <w:divBdr>
        <w:top w:val="none" w:sz="0" w:space="0" w:color="auto"/>
        <w:left w:val="none" w:sz="0" w:space="0" w:color="auto"/>
        <w:bottom w:val="none" w:sz="0" w:space="0" w:color="auto"/>
        <w:right w:val="none" w:sz="0" w:space="0" w:color="auto"/>
      </w:divBdr>
    </w:div>
    <w:div w:id="1544445565">
      <w:bodyDiv w:val="1"/>
      <w:marLeft w:val="0"/>
      <w:marRight w:val="0"/>
      <w:marTop w:val="0"/>
      <w:marBottom w:val="0"/>
      <w:divBdr>
        <w:top w:val="none" w:sz="0" w:space="0" w:color="auto"/>
        <w:left w:val="none" w:sz="0" w:space="0" w:color="auto"/>
        <w:bottom w:val="none" w:sz="0" w:space="0" w:color="auto"/>
        <w:right w:val="none" w:sz="0" w:space="0" w:color="auto"/>
      </w:divBdr>
    </w:div>
    <w:div w:id="1554999780">
      <w:bodyDiv w:val="1"/>
      <w:marLeft w:val="0"/>
      <w:marRight w:val="0"/>
      <w:marTop w:val="0"/>
      <w:marBottom w:val="0"/>
      <w:divBdr>
        <w:top w:val="none" w:sz="0" w:space="0" w:color="auto"/>
        <w:left w:val="none" w:sz="0" w:space="0" w:color="auto"/>
        <w:bottom w:val="none" w:sz="0" w:space="0" w:color="auto"/>
        <w:right w:val="none" w:sz="0" w:space="0" w:color="auto"/>
      </w:divBdr>
    </w:div>
    <w:div w:id="1566452752">
      <w:bodyDiv w:val="1"/>
      <w:marLeft w:val="0"/>
      <w:marRight w:val="0"/>
      <w:marTop w:val="0"/>
      <w:marBottom w:val="0"/>
      <w:divBdr>
        <w:top w:val="none" w:sz="0" w:space="0" w:color="auto"/>
        <w:left w:val="none" w:sz="0" w:space="0" w:color="auto"/>
        <w:bottom w:val="none" w:sz="0" w:space="0" w:color="auto"/>
        <w:right w:val="none" w:sz="0" w:space="0" w:color="auto"/>
      </w:divBdr>
    </w:div>
    <w:div w:id="1570726847">
      <w:bodyDiv w:val="1"/>
      <w:marLeft w:val="0"/>
      <w:marRight w:val="0"/>
      <w:marTop w:val="0"/>
      <w:marBottom w:val="0"/>
      <w:divBdr>
        <w:top w:val="none" w:sz="0" w:space="0" w:color="auto"/>
        <w:left w:val="none" w:sz="0" w:space="0" w:color="auto"/>
        <w:bottom w:val="none" w:sz="0" w:space="0" w:color="auto"/>
        <w:right w:val="none" w:sz="0" w:space="0" w:color="auto"/>
      </w:divBdr>
    </w:div>
    <w:div w:id="1578633426">
      <w:bodyDiv w:val="1"/>
      <w:marLeft w:val="0"/>
      <w:marRight w:val="0"/>
      <w:marTop w:val="0"/>
      <w:marBottom w:val="0"/>
      <w:divBdr>
        <w:top w:val="none" w:sz="0" w:space="0" w:color="auto"/>
        <w:left w:val="none" w:sz="0" w:space="0" w:color="auto"/>
        <w:bottom w:val="none" w:sz="0" w:space="0" w:color="auto"/>
        <w:right w:val="none" w:sz="0" w:space="0" w:color="auto"/>
      </w:divBdr>
    </w:div>
    <w:div w:id="1594972642">
      <w:bodyDiv w:val="1"/>
      <w:marLeft w:val="0"/>
      <w:marRight w:val="0"/>
      <w:marTop w:val="0"/>
      <w:marBottom w:val="0"/>
      <w:divBdr>
        <w:top w:val="none" w:sz="0" w:space="0" w:color="auto"/>
        <w:left w:val="none" w:sz="0" w:space="0" w:color="auto"/>
        <w:bottom w:val="none" w:sz="0" w:space="0" w:color="auto"/>
        <w:right w:val="none" w:sz="0" w:space="0" w:color="auto"/>
      </w:divBdr>
    </w:div>
    <w:div w:id="1599217586">
      <w:bodyDiv w:val="1"/>
      <w:marLeft w:val="0"/>
      <w:marRight w:val="0"/>
      <w:marTop w:val="0"/>
      <w:marBottom w:val="0"/>
      <w:divBdr>
        <w:top w:val="none" w:sz="0" w:space="0" w:color="auto"/>
        <w:left w:val="none" w:sz="0" w:space="0" w:color="auto"/>
        <w:bottom w:val="none" w:sz="0" w:space="0" w:color="auto"/>
        <w:right w:val="none" w:sz="0" w:space="0" w:color="auto"/>
      </w:divBdr>
    </w:div>
    <w:div w:id="1609049074">
      <w:bodyDiv w:val="1"/>
      <w:marLeft w:val="0"/>
      <w:marRight w:val="0"/>
      <w:marTop w:val="0"/>
      <w:marBottom w:val="0"/>
      <w:divBdr>
        <w:top w:val="none" w:sz="0" w:space="0" w:color="auto"/>
        <w:left w:val="none" w:sz="0" w:space="0" w:color="auto"/>
        <w:bottom w:val="none" w:sz="0" w:space="0" w:color="auto"/>
        <w:right w:val="none" w:sz="0" w:space="0" w:color="auto"/>
      </w:divBdr>
    </w:div>
    <w:div w:id="1717853679">
      <w:bodyDiv w:val="1"/>
      <w:marLeft w:val="0"/>
      <w:marRight w:val="0"/>
      <w:marTop w:val="0"/>
      <w:marBottom w:val="0"/>
      <w:divBdr>
        <w:top w:val="none" w:sz="0" w:space="0" w:color="auto"/>
        <w:left w:val="none" w:sz="0" w:space="0" w:color="auto"/>
        <w:bottom w:val="none" w:sz="0" w:space="0" w:color="auto"/>
        <w:right w:val="none" w:sz="0" w:space="0" w:color="auto"/>
      </w:divBdr>
    </w:div>
    <w:div w:id="1763992109">
      <w:bodyDiv w:val="1"/>
      <w:marLeft w:val="0"/>
      <w:marRight w:val="0"/>
      <w:marTop w:val="0"/>
      <w:marBottom w:val="0"/>
      <w:divBdr>
        <w:top w:val="none" w:sz="0" w:space="0" w:color="auto"/>
        <w:left w:val="none" w:sz="0" w:space="0" w:color="auto"/>
        <w:bottom w:val="none" w:sz="0" w:space="0" w:color="auto"/>
        <w:right w:val="none" w:sz="0" w:space="0" w:color="auto"/>
      </w:divBdr>
    </w:div>
    <w:div w:id="1791320320">
      <w:bodyDiv w:val="1"/>
      <w:marLeft w:val="0"/>
      <w:marRight w:val="0"/>
      <w:marTop w:val="0"/>
      <w:marBottom w:val="0"/>
      <w:divBdr>
        <w:top w:val="none" w:sz="0" w:space="0" w:color="auto"/>
        <w:left w:val="none" w:sz="0" w:space="0" w:color="auto"/>
        <w:bottom w:val="none" w:sz="0" w:space="0" w:color="auto"/>
        <w:right w:val="none" w:sz="0" w:space="0" w:color="auto"/>
      </w:divBdr>
    </w:div>
    <w:div w:id="1800489705">
      <w:bodyDiv w:val="1"/>
      <w:marLeft w:val="0"/>
      <w:marRight w:val="0"/>
      <w:marTop w:val="0"/>
      <w:marBottom w:val="0"/>
      <w:divBdr>
        <w:top w:val="none" w:sz="0" w:space="0" w:color="auto"/>
        <w:left w:val="none" w:sz="0" w:space="0" w:color="auto"/>
        <w:bottom w:val="none" w:sz="0" w:space="0" w:color="auto"/>
        <w:right w:val="none" w:sz="0" w:space="0" w:color="auto"/>
      </w:divBdr>
    </w:div>
    <w:div w:id="1803570150">
      <w:bodyDiv w:val="1"/>
      <w:marLeft w:val="0"/>
      <w:marRight w:val="0"/>
      <w:marTop w:val="0"/>
      <w:marBottom w:val="0"/>
      <w:divBdr>
        <w:top w:val="none" w:sz="0" w:space="0" w:color="auto"/>
        <w:left w:val="none" w:sz="0" w:space="0" w:color="auto"/>
        <w:bottom w:val="none" w:sz="0" w:space="0" w:color="auto"/>
        <w:right w:val="none" w:sz="0" w:space="0" w:color="auto"/>
      </w:divBdr>
    </w:div>
    <w:div w:id="1809742486">
      <w:bodyDiv w:val="1"/>
      <w:marLeft w:val="0"/>
      <w:marRight w:val="0"/>
      <w:marTop w:val="0"/>
      <w:marBottom w:val="0"/>
      <w:divBdr>
        <w:top w:val="none" w:sz="0" w:space="0" w:color="auto"/>
        <w:left w:val="none" w:sz="0" w:space="0" w:color="auto"/>
        <w:bottom w:val="none" w:sz="0" w:space="0" w:color="auto"/>
        <w:right w:val="none" w:sz="0" w:space="0" w:color="auto"/>
      </w:divBdr>
    </w:div>
    <w:div w:id="1812752624">
      <w:bodyDiv w:val="1"/>
      <w:marLeft w:val="0"/>
      <w:marRight w:val="0"/>
      <w:marTop w:val="0"/>
      <w:marBottom w:val="0"/>
      <w:divBdr>
        <w:top w:val="none" w:sz="0" w:space="0" w:color="auto"/>
        <w:left w:val="none" w:sz="0" w:space="0" w:color="auto"/>
        <w:bottom w:val="none" w:sz="0" w:space="0" w:color="auto"/>
        <w:right w:val="none" w:sz="0" w:space="0" w:color="auto"/>
      </w:divBdr>
    </w:div>
    <w:div w:id="1901937505">
      <w:bodyDiv w:val="1"/>
      <w:marLeft w:val="0"/>
      <w:marRight w:val="0"/>
      <w:marTop w:val="0"/>
      <w:marBottom w:val="0"/>
      <w:divBdr>
        <w:top w:val="none" w:sz="0" w:space="0" w:color="auto"/>
        <w:left w:val="none" w:sz="0" w:space="0" w:color="auto"/>
        <w:bottom w:val="none" w:sz="0" w:space="0" w:color="auto"/>
        <w:right w:val="none" w:sz="0" w:space="0" w:color="auto"/>
      </w:divBdr>
    </w:div>
    <w:div w:id="1929656108">
      <w:bodyDiv w:val="1"/>
      <w:marLeft w:val="0"/>
      <w:marRight w:val="0"/>
      <w:marTop w:val="0"/>
      <w:marBottom w:val="0"/>
      <w:divBdr>
        <w:top w:val="none" w:sz="0" w:space="0" w:color="auto"/>
        <w:left w:val="none" w:sz="0" w:space="0" w:color="auto"/>
        <w:bottom w:val="none" w:sz="0" w:space="0" w:color="auto"/>
        <w:right w:val="none" w:sz="0" w:space="0" w:color="auto"/>
      </w:divBdr>
    </w:div>
    <w:div w:id="1940865356">
      <w:bodyDiv w:val="1"/>
      <w:marLeft w:val="0"/>
      <w:marRight w:val="0"/>
      <w:marTop w:val="0"/>
      <w:marBottom w:val="0"/>
      <w:divBdr>
        <w:top w:val="none" w:sz="0" w:space="0" w:color="auto"/>
        <w:left w:val="none" w:sz="0" w:space="0" w:color="auto"/>
        <w:bottom w:val="none" w:sz="0" w:space="0" w:color="auto"/>
        <w:right w:val="none" w:sz="0" w:space="0" w:color="auto"/>
      </w:divBdr>
    </w:div>
    <w:div w:id="1975328514">
      <w:bodyDiv w:val="1"/>
      <w:marLeft w:val="0"/>
      <w:marRight w:val="0"/>
      <w:marTop w:val="0"/>
      <w:marBottom w:val="0"/>
      <w:divBdr>
        <w:top w:val="none" w:sz="0" w:space="0" w:color="auto"/>
        <w:left w:val="none" w:sz="0" w:space="0" w:color="auto"/>
        <w:bottom w:val="none" w:sz="0" w:space="0" w:color="auto"/>
        <w:right w:val="none" w:sz="0" w:space="0" w:color="auto"/>
      </w:divBdr>
    </w:div>
    <w:div w:id="2029795193">
      <w:bodyDiv w:val="1"/>
      <w:marLeft w:val="0"/>
      <w:marRight w:val="0"/>
      <w:marTop w:val="0"/>
      <w:marBottom w:val="0"/>
      <w:divBdr>
        <w:top w:val="none" w:sz="0" w:space="0" w:color="auto"/>
        <w:left w:val="none" w:sz="0" w:space="0" w:color="auto"/>
        <w:bottom w:val="none" w:sz="0" w:space="0" w:color="auto"/>
        <w:right w:val="none" w:sz="0" w:space="0" w:color="auto"/>
      </w:divBdr>
    </w:div>
    <w:div w:id="2065788215">
      <w:bodyDiv w:val="1"/>
      <w:marLeft w:val="0"/>
      <w:marRight w:val="0"/>
      <w:marTop w:val="0"/>
      <w:marBottom w:val="0"/>
      <w:divBdr>
        <w:top w:val="none" w:sz="0" w:space="0" w:color="auto"/>
        <w:left w:val="none" w:sz="0" w:space="0" w:color="auto"/>
        <w:bottom w:val="none" w:sz="0" w:space="0" w:color="auto"/>
        <w:right w:val="none" w:sz="0" w:space="0" w:color="auto"/>
      </w:divBdr>
    </w:div>
    <w:div w:id="2074426303">
      <w:bodyDiv w:val="1"/>
      <w:marLeft w:val="0"/>
      <w:marRight w:val="0"/>
      <w:marTop w:val="0"/>
      <w:marBottom w:val="0"/>
      <w:divBdr>
        <w:top w:val="none" w:sz="0" w:space="0" w:color="auto"/>
        <w:left w:val="none" w:sz="0" w:space="0" w:color="auto"/>
        <w:bottom w:val="none" w:sz="0" w:space="0" w:color="auto"/>
        <w:right w:val="none" w:sz="0" w:space="0" w:color="auto"/>
      </w:divBdr>
    </w:div>
    <w:div w:id="2123189557">
      <w:bodyDiv w:val="1"/>
      <w:marLeft w:val="0"/>
      <w:marRight w:val="0"/>
      <w:marTop w:val="0"/>
      <w:marBottom w:val="0"/>
      <w:divBdr>
        <w:top w:val="none" w:sz="0" w:space="0" w:color="auto"/>
        <w:left w:val="none" w:sz="0" w:space="0" w:color="auto"/>
        <w:bottom w:val="none" w:sz="0" w:space="0" w:color="auto"/>
        <w:right w:val="none" w:sz="0" w:space="0" w:color="auto"/>
      </w:divBdr>
    </w:div>
    <w:div w:id="212908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repository.immregistries.org/files/resources/5bef530428317/hl7_2_5_1_release_1_5__2018_update.pdf" TargetMode="External"/><Relationship Id="rId51"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cdc.gov/flu/pandemic-resources/pdf/roadmap_panflu.pdf" TargetMode="External"/><Relationship Id="rId2" Type="http://schemas.openxmlformats.org/officeDocument/2006/relationships/customXml" Target="../customXml/item2.xml"/><Relationship Id="rId16" Type="http://schemas.openxmlformats.org/officeDocument/2006/relationships/hyperlink" Target="https://www.cdc.goc/flu/pandemic-resouces/national-strategy/planning-guidance/pandemic-severities-tier-1.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cdc.gov/flu/pandemic-resources/pdf/2018-Influenza-Guidance.pdf"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loinc.org/downloads/loinc-table/" TargetMode="External"/><Relationship Id="rId52"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pository.immregistries.org/files/resources/5bef530428317/hl7_2_5_1_release_1_5__2018_update.pdf"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AIRA Main Style">
      <a:dk1>
        <a:sysClr val="windowText" lastClr="000000"/>
      </a:dk1>
      <a:lt1>
        <a:sysClr val="window" lastClr="FFFFFF"/>
      </a:lt1>
      <a:dk2>
        <a:srgbClr val="1C3C50"/>
      </a:dk2>
      <a:lt2>
        <a:srgbClr val="CCCCCB"/>
      </a:lt2>
      <a:accent1>
        <a:srgbClr val="629F44"/>
      </a:accent1>
      <a:accent2>
        <a:srgbClr val="1C3C50"/>
      </a:accent2>
      <a:accent3>
        <a:srgbClr val="8098A4"/>
      </a:accent3>
      <a:accent4>
        <a:srgbClr val="C9E2CA"/>
      </a:accent4>
      <a:accent5>
        <a:srgbClr val="ECBC0A"/>
      </a:accent5>
      <a:accent6>
        <a:srgbClr val="F2F2F2"/>
      </a:accent6>
      <a:hlink>
        <a:srgbClr val="629F44"/>
      </a:hlink>
      <a:folHlink>
        <a:srgbClr val="629F44"/>
      </a:folHlink>
    </a:clrScheme>
    <a:fontScheme name="AIRA Main">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B400B72095A246B55326426A6E4390" ma:contentTypeVersion="10" ma:contentTypeDescription="Create a new document." ma:contentTypeScope="" ma:versionID="5d3748b98e1b06b17ea042dbb2a49720">
  <xsd:schema xmlns:xsd="http://www.w3.org/2001/XMLSchema" xmlns:xs="http://www.w3.org/2001/XMLSchema" xmlns:p="http://schemas.microsoft.com/office/2006/metadata/properties" xmlns:ns3="0c530462-0c5d-4ec4-8719-9ca5323f8bc3" targetNamespace="http://schemas.microsoft.com/office/2006/metadata/properties" ma:root="true" ma:fieldsID="dede3bf54721fb701e88a8ee1eefd0d4" ns3:_="">
    <xsd:import namespace="0c530462-0c5d-4ec4-8719-9ca5323f8bc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530462-0c5d-4ec4-8719-9ca5323f8b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983AF-359F-4AFF-A125-2A1EDE6F9A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530462-0c5d-4ec4-8719-9ca5323f8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74E4FB-0894-4B5B-9814-4D9E8B03D5B8}">
  <ds:schemaRefs>
    <ds:schemaRef ds:uri="http://purl.org/dc/terms/"/>
    <ds:schemaRef ds:uri="http://schemas.openxmlformats.org/package/2006/metadata/core-properties"/>
    <ds:schemaRef ds:uri="0c530462-0c5d-4ec4-8719-9ca5323f8bc3"/>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C24A2836-560E-46C8-92F5-25C9AF4B8444}">
  <ds:schemaRefs>
    <ds:schemaRef ds:uri="http://schemas.microsoft.com/sharepoint/v3/contenttype/forms"/>
  </ds:schemaRefs>
</ds:datastoreItem>
</file>

<file path=customXml/itemProps4.xml><?xml version="1.0" encoding="utf-8"?>
<ds:datastoreItem xmlns:ds="http://schemas.openxmlformats.org/officeDocument/2006/customXml" ds:itemID="{0C089C6A-FC4C-4A35-ABFA-B882D6B27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4166</Words>
  <Characters>23752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Title of Report</vt:lpstr>
    </vt:vector>
  </TitlesOfParts>
  <Company/>
  <LinksUpToDate>false</LinksUpToDate>
  <CharactersWithSpaces>27863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Report</dc:title>
  <dc:subject>DATE WILL GO HERE</dc:subject>
  <dc:creator>Kristi Siahaya</dc:creator>
  <cp:keywords/>
  <dc:description/>
  <cp:lastModifiedBy>Suchon, Jason S</cp:lastModifiedBy>
  <cp:revision>2</cp:revision>
  <cp:lastPrinted>2020-02-08T05:25:00Z</cp:lastPrinted>
  <dcterms:created xsi:type="dcterms:W3CDTF">2020-06-08T20:47:00Z</dcterms:created>
  <dcterms:modified xsi:type="dcterms:W3CDTF">2020-06-08T20:47:00Z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0x0101007CB400B72095A246B55326426A6E4390</vt:lpwstr>
  </property>
</Properties>
</file>